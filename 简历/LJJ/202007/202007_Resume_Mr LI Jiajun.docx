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098C48" w14:textId="472D2BED" w:rsidR="0003554B" w:rsidRDefault="0003554B">
      <w:pPr>
        <w:jc w:val="left"/>
        <w:rPr>
          <w:szCs w:val="21"/>
        </w:rPr>
      </w:pPr>
    </w:p>
    <w:tbl>
      <w:tblPr>
        <w:tblW w:w="8574" w:type="dxa"/>
        <w:tblInd w:w="1101" w:type="dxa"/>
        <w:tblLook w:val="0000" w:firstRow="0" w:lastRow="0" w:firstColumn="0" w:lastColumn="0" w:noHBand="0" w:noVBand="0"/>
      </w:tblPr>
      <w:tblGrid>
        <w:gridCol w:w="3543"/>
        <w:gridCol w:w="5031"/>
      </w:tblGrid>
      <w:tr w:rsidR="005E0AF5" w14:paraId="7A6222F1" w14:textId="77777777" w:rsidTr="00EC4CF0">
        <w:trPr>
          <w:trHeight w:val="623"/>
        </w:trPr>
        <w:tc>
          <w:tcPr>
            <w:tcW w:w="3543" w:type="dxa"/>
            <w:vAlign w:val="center"/>
          </w:tcPr>
          <w:p w14:paraId="78EE5123" w14:textId="17ACCF95" w:rsidR="005E0AF5" w:rsidRDefault="00713670" w:rsidP="00852721">
            <w:pPr>
              <w:rPr>
                <w:szCs w:val="21"/>
              </w:rPr>
            </w:pPr>
            <w:r>
              <w:rPr>
                <w:rFonts w:hint="eastAsia"/>
                <w:b/>
                <w:szCs w:val="21"/>
              </w:rPr>
              <w:t>Name</w:t>
            </w:r>
            <w:r w:rsidR="00C55AE7">
              <w:rPr>
                <w:rFonts w:hint="eastAsia"/>
                <w:b/>
                <w:szCs w:val="21"/>
              </w:rPr>
              <w:tab/>
            </w:r>
            <w:r w:rsidR="00C55AE7">
              <w:rPr>
                <w:rFonts w:hint="eastAsia"/>
                <w:b/>
                <w:szCs w:val="21"/>
              </w:rPr>
              <w:tab/>
            </w:r>
            <w:r w:rsidR="00914546">
              <w:rPr>
                <w:b/>
                <w:szCs w:val="21"/>
              </w:rPr>
              <w:t xml:space="preserve">   </w:t>
            </w:r>
            <w:r w:rsidR="00FF0CAF">
              <w:rPr>
                <w:rFonts w:hint="eastAsia"/>
                <w:szCs w:val="21"/>
              </w:rPr>
              <w:t>Li Ji</w:t>
            </w:r>
            <w:r>
              <w:rPr>
                <w:szCs w:val="21"/>
              </w:rPr>
              <w:t>ajun</w:t>
            </w:r>
          </w:p>
        </w:tc>
        <w:tc>
          <w:tcPr>
            <w:tcW w:w="5031" w:type="dxa"/>
            <w:vMerge w:val="restart"/>
          </w:tcPr>
          <w:p w14:paraId="32F795A8" w14:textId="5BD1B57E" w:rsidR="005E0AF5" w:rsidRDefault="00EC4CF0" w:rsidP="00EC4CF0">
            <w:pPr>
              <w:ind w:left="318"/>
              <w:jc w:val="left"/>
              <w:rPr>
                <w:szCs w:val="21"/>
              </w:rPr>
            </w:pPr>
            <w:r>
              <w:rPr>
                <w:szCs w:val="21"/>
              </w:rPr>
              <w:t xml:space="preserve">   </w:t>
            </w:r>
            <w:r w:rsidR="00C55AE7">
              <w:rPr>
                <w:szCs w:val="21"/>
              </w:rPr>
              <w:t xml:space="preserve"> </w:t>
            </w:r>
            <w:r w:rsidR="009F4833">
              <w:rPr>
                <w:rFonts w:hint="eastAsia"/>
                <w:szCs w:val="21"/>
              </w:rPr>
              <w:t xml:space="preserve">    </w:t>
            </w:r>
            <w:r w:rsidR="00C55AE7">
              <w:rPr>
                <w:szCs w:val="21"/>
              </w:rPr>
              <w:t xml:space="preserve">       </w:t>
            </w:r>
          </w:p>
          <w:p w14:paraId="69ABAEE9" w14:textId="172C8CE0" w:rsidR="00CB0393" w:rsidRDefault="00C90F43" w:rsidP="00EC4CF0">
            <w:pPr>
              <w:ind w:left="318"/>
              <w:jc w:val="left"/>
              <w:rPr>
                <w:szCs w:val="21"/>
              </w:rPr>
            </w:pPr>
            <w:ins w:id="0" w:author="Microsoft Office 用户" w:date="2018-06-02T21:22:00Z">
              <w:r w:rsidRPr="00270FF4">
                <w:rPr>
                  <w:noProof/>
                  <w:szCs w:val="21"/>
                </w:rPr>
                <w:drawing>
                  <wp:anchor distT="0" distB="0" distL="114300" distR="114300" simplePos="0" relativeHeight="251658240" behindDoc="0" locked="0" layoutInCell="1" allowOverlap="1" wp14:anchorId="7434900E" wp14:editId="4F2343A9">
                    <wp:simplePos x="0" y="0"/>
                    <wp:positionH relativeFrom="column">
                      <wp:posOffset>942975</wp:posOffset>
                    </wp:positionH>
                    <wp:positionV relativeFrom="paragraph">
                      <wp:posOffset>235585</wp:posOffset>
                    </wp:positionV>
                    <wp:extent cx="944880" cy="1191260"/>
                    <wp:effectExtent l="0" t="0" r="0" b="254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1.5李嘉俊04-171105-9070xxxx的副本.jpg"/>
                            <pic:cNvPicPr/>
                          </pic:nvPicPr>
                          <pic:blipFill>
                            <a:blip r:embed="rId8">
                              <a:extLst>
                                <a:ext uri="{28A0092B-C50C-407E-A947-70E740481C1C}">
                                  <a14:useLocalDpi xmlns:a14="http://schemas.microsoft.com/office/drawing/2010/main" val="0"/>
                                </a:ext>
                              </a:extLst>
                            </a:blip>
                            <a:stretch>
                              <a:fillRect/>
                            </a:stretch>
                          </pic:blipFill>
                          <pic:spPr>
                            <a:xfrm>
                              <a:off x="0" y="0"/>
                              <a:ext cx="944880" cy="1191260"/>
                            </a:xfrm>
                            <a:prstGeom prst="rect">
                              <a:avLst/>
                            </a:prstGeom>
                          </pic:spPr>
                        </pic:pic>
                      </a:graphicData>
                    </a:graphic>
                    <wp14:sizeRelH relativeFrom="page">
                      <wp14:pctWidth>0</wp14:pctWidth>
                    </wp14:sizeRelH>
                    <wp14:sizeRelV relativeFrom="page">
                      <wp14:pctHeight>0</wp14:pctHeight>
                    </wp14:sizeRelV>
                  </wp:anchor>
                </w:drawing>
              </w:r>
            </w:ins>
          </w:p>
        </w:tc>
      </w:tr>
      <w:tr w:rsidR="005E0AF5" w14:paraId="7EFAED41" w14:textId="77777777" w:rsidTr="00EC4CF0">
        <w:trPr>
          <w:trHeight w:val="623"/>
        </w:trPr>
        <w:tc>
          <w:tcPr>
            <w:tcW w:w="3543" w:type="dxa"/>
            <w:vAlign w:val="center"/>
          </w:tcPr>
          <w:p w14:paraId="21E372E3" w14:textId="426FEEAB" w:rsidR="005E0AF5" w:rsidRDefault="00713670" w:rsidP="00852721">
            <w:pPr>
              <w:rPr>
                <w:szCs w:val="21"/>
              </w:rPr>
            </w:pPr>
            <w:r>
              <w:rPr>
                <w:rFonts w:hint="eastAsia"/>
                <w:b/>
                <w:szCs w:val="21"/>
              </w:rPr>
              <w:t>Gender</w:t>
            </w:r>
            <w:r w:rsidR="00C55AE7">
              <w:rPr>
                <w:rFonts w:hint="eastAsia"/>
                <w:b/>
                <w:szCs w:val="21"/>
              </w:rPr>
              <w:tab/>
            </w:r>
            <w:r w:rsidR="00C55AE7">
              <w:rPr>
                <w:rFonts w:hint="eastAsia"/>
                <w:b/>
                <w:szCs w:val="21"/>
              </w:rPr>
              <w:tab/>
            </w:r>
            <w:r w:rsidR="00914546">
              <w:rPr>
                <w:b/>
                <w:szCs w:val="21"/>
              </w:rPr>
              <w:t xml:space="preserve">   </w:t>
            </w:r>
            <w:r>
              <w:rPr>
                <w:rFonts w:hint="eastAsia"/>
                <w:szCs w:val="21"/>
              </w:rPr>
              <w:t>Male</w:t>
            </w:r>
          </w:p>
        </w:tc>
        <w:tc>
          <w:tcPr>
            <w:tcW w:w="0" w:type="auto"/>
            <w:vMerge/>
          </w:tcPr>
          <w:p w14:paraId="2DBB2158" w14:textId="77777777" w:rsidR="005E0AF5" w:rsidRDefault="005E0AF5"/>
        </w:tc>
      </w:tr>
      <w:tr w:rsidR="005E0AF5" w14:paraId="5A5F2072" w14:textId="77777777" w:rsidTr="00EC4CF0">
        <w:trPr>
          <w:trHeight w:val="623"/>
        </w:trPr>
        <w:tc>
          <w:tcPr>
            <w:tcW w:w="3543" w:type="dxa"/>
            <w:vAlign w:val="center"/>
          </w:tcPr>
          <w:p w14:paraId="7B6CD0F8" w14:textId="0A076D9C" w:rsidR="005E0AF5" w:rsidRDefault="00713670" w:rsidP="00713670">
            <w:pPr>
              <w:rPr>
                <w:szCs w:val="21"/>
              </w:rPr>
            </w:pPr>
            <w:r>
              <w:rPr>
                <w:b/>
                <w:szCs w:val="21"/>
              </w:rPr>
              <w:t>Birthday</w:t>
            </w:r>
            <w:r w:rsidR="00EC4CF0">
              <w:rPr>
                <w:rFonts w:hint="eastAsia"/>
                <w:b/>
                <w:szCs w:val="21"/>
              </w:rPr>
              <w:tab/>
              <w:t xml:space="preserve">   </w:t>
            </w:r>
            <w:r>
              <w:rPr>
                <w:b/>
                <w:szCs w:val="21"/>
              </w:rPr>
              <w:t xml:space="preserve">    </w:t>
            </w:r>
            <w:r w:rsidR="00C55AE7">
              <w:rPr>
                <w:rFonts w:hint="eastAsia"/>
                <w:szCs w:val="21"/>
              </w:rPr>
              <w:t>198</w:t>
            </w:r>
            <w:r w:rsidR="00852721">
              <w:rPr>
                <w:rFonts w:hint="eastAsia"/>
                <w:szCs w:val="21"/>
              </w:rPr>
              <w:t>3</w:t>
            </w:r>
            <w:r>
              <w:rPr>
                <w:rFonts w:hint="eastAsia"/>
                <w:szCs w:val="21"/>
              </w:rPr>
              <w:t>.</w:t>
            </w:r>
            <w:r w:rsidR="00C55AE7">
              <w:rPr>
                <w:rFonts w:hint="eastAsia"/>
                <w:szCs w:val="21"/>
              </w:rPr>
              <w:t>1</w:t>
            </w:r>
            <w:r>
              <w:rPr>
                <w:rFonts w:hint="eastAsia"/>
                <w:szCs w:val="21"/>
              </w:rPr>
              <w:t>2</w:t>
            </w:r>
          </w:p>
        </w:tc>
        <w:tc>
          <w:tcPr>
            <w:tcW w:w="0" w:type="auto"/>
            <w:vMerge/>
          </w:tcPr>
          <w:p w14:paraId="1899ABC3" w14:textId="77777777" w:rsidR="005E0AF5" w:rsidRDefault="005E0AF5"/>
        </w:tc>
      </w:tr>
      <w:tr w:rsidR="005E0AF5" w14:paraId="1CB3155D" w14:textId="77777777" w:rsidTr="00EC4CF0">
        <w:trPr>
          <w:trHeight w:val="623"/>
        </w:trPr>
        <w:tc>
          <w:tcPr>
            <w:tcW w:w="3543" w:type="dxa"/>
            <w:vAlign w:val="center"/>
          </w:tcPr>
          <w:p w14:paraId="0E6C8FA2" w14:textId="608043A5" w:rsidR="005E0AF5" w:rsidRDefault="00713670" w:rsidP="00713670">
            <w:pPr>
              <w:rPr>
                <w:szCs w:val="21"/>
              </w:rPr>
            </w:pPr>
            <w:r>
              <w:rPr>
                <w:b/>
                <w:szCs w:val="21"/>
              </w:rPr>
              <w:t>Location</w:t>
            </w:r>
            <w:r w:rsidR="00C55AE7">
              <w:rPr>
                <w:rFonts w:hint="eastAsia"/>
                <w:b/>
                <w:szCs w:val="21"/>
              </w:rPr>
              <w:tab/>
            </w:r>
            <w:r w:rsidR="00C55AE7">
              <w:rPr>
                <w:rFonts w:hint="eastAsia"/>
                <w:b/>
                <w:szCs w:val="21"/>
              </w:rPr>
              <w:tab/>
            </w:r>
            <w:r w:rsidR="00914546">
              <w:rPr>
                <w:b/>
                <w:szCs w:val="21"/>
              </w:rPr>
              <w:t xml:space="preserve">   </w:t>
            </w:r>
            <w:r>
              <w:rPr>
                <w:rFonts w:hint="eastAsia"/>
                <w:szCs w:val="21"/>
              </w:rPr>
              <w:t>Shanghai</w:t>
            </w:r>
          </w:p>
        </w:tc>
        <w:tc>
          <w:tcPr>
            <w:tcW w:w="0" w:type="auto"/>
            <w:vMerge/>
          </w:tcPr>
          <w:p w14:paraId="75CEE1A3" w14:textId="77777777" w:rsidR="005E0AF5" w:rsidRDefault="005E0AF5"/>
        </w:tc>
      </w:tr>
      <w:tr w:rsidR="005E0AF5" w14:paraId="16CA727F" w14:textId="77777777" w:rsidTr="00EC4CF0">
        <w:trPr>
          <w:trHeight w:val="623"/>
        </w:trPr>
        <w:tc>
          <w:tcPr>
            <w:tcW w:w="3543" w:type="dxa"/>
            <w:vAlign w:val="center"/>
          </w:tcPr>
          <w:p w14:paraId="1D476109" w14:textId="341EEAC6" w:rsidR="005E0AF5" w:rsidRDefault="00713670" w:rsidP="00852721">
            <w:pPr>
              <w:rPr>
                <w:szCs w:val="21"/>
              </w:rPr>
            </w:pPr>
            <w:r>
              <w:rPr>
                <w:b/>
                <w:szCs w:val="21"/>
              </w:rPr>
              <w:t>Status</w:t>
            </w:r>
            <w:r w:rsidR="00C55AE7">
              <w:rPr>
                <w:rFonts w:hint="eastAsia"/>
                <w:b/>
                <w:szCs w:val="21"/>
              </w:rPr>
              <w:tab/>
            </w:r>
            <w:r w:rsidR="00C55AE7">
              <w:rPr>
                <w:rFonts w:hint="eastAsia"/>
                <w:b/>
                <w:szCs w:val="21"/>
              </w:rPr>
              <w:tab/>
            </w:r>
            <w:r w:rsidR="009F4833">
              <w:rPr>
                <w:rFonts w:hint="eastAsia"/>
                <w:b/>
                <w:szCs w:val="21"/>
              </w:rPr>
              <w:t xml:space="preserve">   </w:t>
            </w:r>
            <w:r w:rsidR="00FF0CAF">
              <w:rPr>
                <w:szCs w:val="21"/>
              </w:rPr>
              <w:t>M</w:t>
            </w:r>
            <w:r>
              <w:rPr>
                <w:szCs w:val="21"/>
              </w:rPr>
              <w:t>arried</w:t>
            </w:r>
          </w:p>
        </w:tc>
        <w:tc>
          <w:tcPr>
            <w:tcW w:w="0" w:type="auto"/>
            <w:vMerge/>
          </w:tcPr>
          <w:p w14:paraId="56625E59" w14:textId="77777777" w:rsidR="005E0AF5" w:rsidRDefault="005E0AF5"/>
        </w:tc>
      </w:tr>
    </w:tbl>
    <w:p w14:paraId="3D008B2B" w14:textId="7A6EDECD" w:rsidR="00852721" w:rsidRDefault="00713670" w:rsidP="00852721">
      <w:pPr>
        <w:shd w:val="clear" w:color="auto" w:fill="999999"/>
        <w:jc w:val="center"/>
        <w:rPr>
          <w:b/>
          <w:sz w:val="24"/>
          <w:szCs w:val="24"/>
        </w:rPr>
      </w:pPr>
      <w:r>
        <w:rPr>
          <w:b/>
          <w:sz w:val="24"/>
          <w:szCs w:val="24"/>
        </w:rPr>
        <w:t>Education background</w:t>
      </w:r>
    </w:p>
    <w:p w14:paraId="1EEB31E3" w14:textId="375D5240" w:rsidR="00852721" w:rsidRDefault="00852721" w:rsidP="00852721">
      <w:r>
        <w:rPr>
          <w:rFonts w:hint="eastAsia"/>
          <w:b/>
          <w:bCs/>
        </w:rPr>
        <w:t xml:space="preserve">2002.09 </w:t>
      </w:r>
      <w:r>
        <w:rPr>
          <w:b/>
          <w:bCs/>
        </w:rPr>
        <w:t>–</w:t>
      </w:r>
      <w:r>
        <w:rPr>
          <w:rFonts w:hint="eastAsia"/>
          <w:b/>
          <w:bCs/>
        </w:rPr>
        <w:t xml:space="preserve"> 2006.</w:t>
      </w:r>
      <w:r>
        <w:rPr>
          <w:b/>
          <w:bCs/>
        </w:rPr>
        <w:t>0</w:t>
      </w:r>
      <w:r>
        <w:rPr>
          <w:rFonts w:hint="eastAsia"/>
          <w:b/>
          <w:bCs/>
        </w:rPr>
        <w:t>7.</w:t>
      </w:r>
      <w:r>
        <w:rPr>
          <w:b/>
          <w:bCs/>
        </w:rPr>
        <w:t>20</w:t>
      </w:r>
      <w:r>
        <w:rPr>
          <w:rFonts w:hint="eastAsia"/>
          <w:b/>
          <w:bCs/>
        </w:rPr>
        <w:tab/>
      </w:r>
      <w:r>
        <w:rPr>
          <w:rFonts w:hint="eastAsia"/>
          <w:b/>
          <w:bCs/>
        </w:rPr>
        <w:tab/>
      </w:r>
      <w:r>
        <w:rPr>
          <w:rFonts w:hint="eastAsia"/>
          <w:b/>
          <w:bCs/>
        </w:rPr>
        <w:tab/>
      </w:r>
      <w:r w:rsidR="00713670" w:rsidRPr="009F484C">
        <w:rPr>
          <w:rFonts w:hint="eastAsia"/>
        </w:rPr>
        <w:t xml:space="preserve">Shanghai </w:t>
      </w:r>
      <w:r w:rsidR="00FF0CAF" w:rsidRPr="009F484C">
        <w:t>M</w:t>
      </w:r>
      <w:r w:rsidR="00713670" w:rsidRPr="009F484C">
        <w:t xml:space="preserve">aritime </w:t>
      </w:r>
      <w:r w:rsidR="00FF0CAF" w:rsidRPr="000F444F">
        <w:t>University</w:t>
      </w:r>
      <w:r w:rsidR="00FF0CAF" w:rsidRPr="000F444F">
        <w:rPr>
          <w:rFonts w:hint="eastAsia"/>
        </w:rPr>
        <w:t xml:space="preserve">   </w:t>
      </w:r>
      <w:r w:rsidR="00FF0CAF" w:rsidRPr="000F444F">
        <w:t>Marine</w:t>
      </w:r>
      <w:r w:rsidR="00FF0CAF">
        <w:t xml:space="preserve"> </w:t>
      </w:r>
      <w:r w:rsidR="00713670">
        <w:rPr>
          <w:rFonts w:hint="eastAsia"/>
        </w:rPr>
        <w:t>e</w:t>
      </w:r>
      <w:r w:rsidR="00713670">
        <w:t>ngineering</w:t>
      </w:r>
    </w:p>
    <w:p w14:paraId="35DDB6AA" w14:textId="3A4CCF6E" w:rsidR="009158D9" w:rsidRDefault="00713670" w:rsidP="00852721">
      <w:pPr>
        <w:jc w:val="left"/>
      </w:pPr>
      <w:r>
        <w:rPr>
          <w:rFonts w:hint="eastAsia"/>
        </w:rPr>
        <w:t>M</w:t>
      </w:r>
      <w:r>
        <w:t xml:space="preserve">ajor &amp; </w:t>
      </w:r>
      <w:r>
        <w:rPr>
          <w:rFonts w:hint="eastAsia"/>
        </w:rPr>
        <w:t>degree</w:t>
      </w:r>
      <w:r>
        <w:rPr>
          <w:rFonts w:hint="eastAsia"/>
        </w:rPr>
        <w:tab/>
      </w:r>
      <w:r>
        <w:rPr>
          <w:rFonts w:hint="eastAsia"/>
        </w:rPr>
        <w:tab/>
      </w:r>
      <w:r>
        <w:rPr>
          <w:rFonts w:hint="eastAsia"/>
        </w:rPr>
        <w:tab/>
      </w:r>
      <w:r>
        <w:rPr>
          <w:rFonts w:hint="eastAsia"/>
        </w:rPr>
        <w:tab/>
      </w:r>
      <w:r>
        <w:t>Bachelor in Engineering</w:t>
      </w:r>
    </w:p>
    <w:p w14:paraId="5AACD1C0" w14:textId="77777777" w:rsidR="00CB0393" w:rsidRDefault="00CB0393" w:rsidP="00852721">
      <w:pPr>
        <w:jc w:val="left"/>
      </w:pPr>
    </w:p>
    <w:p w14:paraId="171D0C18" w14:textId="4F7F97DB" w:rsidR="005E0AF5" w:rsidRDefault="008A2BF3">
      <w:pPr>
        <w:shd w:val="clear" w:color="auto" w:fill="999999"/>
        <w:jc w:val="center"/>
        <w:rPr>
          <w:b/>
          <w:sz w:val="24"/>
          <w:szCs w:val="24"/>
        </w:rPr>
      </w:pPr>
      <w:r>
        <w:rPr>
          <w:b/>
          <w:sz w:val="24"/>
          <w:szCs w:val="24"/>
        </w:rPr>
        <w:t xml:space="preserve">Working </w:t>
      </w:r>
      <w:r w:rsidR="00FE16B5">
        <w:rPr>
          <w:b/>
          <w:sz w:val="24"/>
          <w:szCs w:val="24"/>
        </w:rPr>
        <w:t>Experience</w:t>
      </w:r>
    </w:p>
    <w:p w14:paraId="18A6B204" w14:textId="7B292443" w:rsidR="00C65150" w:rsidRDefault="00852721" w:rsidP="00DB76E6">
      <w:r>
        <w:rPr>
          <w:rFonts w:hint="eastAsia"/>
          <w:b/>
          <w:bCs/>
        </w:rPr>
        <w:t>2016</w:t>
      </w:r>
      <w:r w:rsidR="00C65150">
        <w:rPr>
          <w:rFonts w:hint="eastAsia"/>
          <w:b/>
          <w:bCs/>
        </w:rPr>
        <w:t>.0</w:t>
      </w:r>
      <w:r>
        <w:rPr>
          <w:b/>
          <w:bCs/>
        </w:rPr>
        <w:t>2</w:t>
      </w:r>
      <w:r w:rsidR="00C65150">
        <w:rPr>
          <w:rFonts w:hint="eastAsia"/>
          <w:b/>
          <w:bCs/>
        </w:rPr>
        <w:t xml:space="preserve"> </w:t>
      </w:r>
      <w:r w:rsidR="00C65150">
        <w:rPr>
          <w:b/>
          <w:bCs/>
        </w:rPr>
        <w:t>–</w:t>
      </w:r>
      <w:r w:rsidR="00C65150">
        <w:rPr>
          <w:rFonts w:hint="eastAsia"/>
          <w:b/>
          <w:bCs/>
        </w:rPr>
        <w:t xml:space="preserve"> </w:t>
      </w:r>
      <w:r w:rsidR="002842F5">
        <w:rPr>
          <w:rFonts w:hint="eastAsia"/>
          <w:b/>
          <w:bCs/>
        </w:rPr>
        <w:t>Now</w:t>
      </w:r>
      <w:r w:rsidR="00C65150">
        <w:rPr>
          <w:rFonts w:hint="eastAsia"/>
          <w:b/>
          <w:bCs/>
        </w:rPr>
        <w:tab/>
      </w:r>
      <w:r w:rsidR="00C65150">
        <w:rPr>
          <w:rFonts w:hint="eastAsia"/>
          <w:b/>
          <w:bCs/>
        </w:rPr>
        <w:tab/>
      </w:r>
      <w:r w:rsidR="00C65150">
        <w:rPr>
          <w:rFonts w:hint="eastAsia"/>
          <w:b/>
          <w:bCs/>
        </w:rPr>
        <w:tab/>
      </w:r>
      <w:r w:rsidR="00E965D2">
        <w:rPr>
          <w:rFonts w:hint="eastAsia"/>
          <w:b/>
          <w:bCs/>
        </w:rPr>
        <w:t xml:space="preserve">Planning </w:t>
      </w:r>
      <w:r w:rsidR="00364660">
        <w:rPr>
          <w:b/>
          <w:bCs/>
        </w:rPr>
        <w:t xml:space="preserve">and Logistics </w:t>
      </w:r>
      <w:r w:rsidR="0090783E">
        <w:rPr>
          <w:b/>
          <w:bCs/>
        </w:rPr>
        <w:t>Department</w:t>
      </w:r>
      <w:r w:rsidR="00364660">
        <w:rPr>
          <w:b/>
          <w:bCs/>
        </w:rPr>
        <w:tab/>
      </w:r>
      <w:r w:rsidR="00364660">
        <w:rPr>
          <w:rFonts w:hint="eastAsia"/>
          <w:b/>
          <w:bCs/>
        </w:rPr>
        <w:t xml:space="preserve">Shanghai Volkswagen </w:t>
      </w:r>
      <w:r w:rsidR="0090783E">
        <w:rPr>
          <w:b/>
          <w:bCs/>
        </w:rPr>
        <w:t>P</w:t>
      </w:r>
      <w:r w:rsidR="0090783E">
        <w:rPr>
          <w:rFonts w:hint="eastAsia"/>
          <w:b/>
          <w:bCs/>
        </w:rPr>
        <w:t xml:space="preserve">owertrain </w:t>
      </w:r>
      <w:r w:rsidR="00364660">
        <w:rPr>
          <w:rFonts w:hint="eastAsia"/>
          <w:b/>
          <w:bCs/>
        </w:rPr>
        <w:t>Co.,Ltd</w:t>
      </w:r>
    </w:p>
    <w:p w14:paraId="4E08046A" w14:textId="1FDF857C" w:rsidR="00C65150" w:rsidRDefault="00E965D2" w:rsidP="00C65150">
      <w:r>
        <w:t>Position</w:t>
      </w:r>
      <w:r>
        <w:tab/>
      </w:r>
      <w:r>
        <w:tab/>
      </w:r>
      <w:r w:rsidR="00364660">
        <w:rPr>
          <w:rFonts w:hint="eastAsia"/>
        </w:rPr>
        <w:tab/>
      </w:r>
      <w:r w:rsidR="00364660">
        <w:rPr>
          <w:rFonts w:hint="eastAsia"/>
        </w:rPr>
        <w:tab/>
      </w:r>
      <w:r w:rsidR="00364660">
        <w:rPr>
          <w:rFonts w:hint="eastAsia"/>
        </w:rPr>
        <w:tab/>
      </w:r>
      <w:r>
        <w:t>Exper</w:t>
      </w:r>
      <w:r>
        <w:rPr>
          <w:rFonts w:hint="eastAsia"/>
        </w:rPr>
        <w:t>t</w:t>
      </w:r>
      <w:r>
        <w:t xml:space="preserve"> of </w:t>
      </w:r>
      <w:r w:rsidR="00617F16">
        <w:t>demand &amp; supply resource management</w:t>
      </w:r>
    </w:p>
    <w:p w14:paraId="151162C0" w14:textId="4D162D5B" w:rsidR="00C65150" w:rsidRDefault="00257EA1" w:rsidP="00AB287D">
      <w:pPr>
        <w:pStyle w:val="a8"/>
        <w:numPr>
          <w:ilvl w:val="0"/>
          <w:numId w:val="15"/>
        </w:numPr>
        <w:ind w:firstLineChars="0"/>
        <w:rPr>
          <w:ins w:id="1" w:author="Microsoft Office User" w:date="2020-07-05T19:52:00Z"/>
        </w:rPr>
      </w:pPr>
      <w:bookmarkStart w:id="2" w:name="_GoBack"/>
      <w:bookmarkEnd w:id="2"/>
      <w:r>
        <w:t>Lead and manage the team of resource management</w:t>
      </w:r>
      <w:r w:rsidR="00DF579A">
        <w:t xml:space="preserve"> to achieve the annual objective</w:t>
      </w:r>
    </w:p>
    <w:p w14:paraId="66D6E15C" w14:textId="77BD67A8" w:rsidR="001827B7" w:rsidRDefault="001827B7" w:rsidP="001827B7">
      <w:pPr>
        <w:pStyle w:val="a8"/>
        <w:ind w:left="480" w:firstLineChars="0" w:firstLine="0"/>
      </w:pPr>
      <w:r>
        <w:rPr>
          <w:rFonts w:hint="eastAsia"/>
        </w:rPr>
        <w:t>-</w:t>
      </w:r>
      <w:r>
        <w:t xml:space="preserve"> </w:t>
      </w:r>
      <w:r w:rsidRPr="001827B7">
        <w:t xml:space="preserve">Distribute the </w:t>
      </w:r>
      <w:r>
        <w:rPr>
          <w:rFonts w:hint="eastAsia"/>
        </w:rPr>
        <w:t>mission</w:t>
      </w:r>
      <w:r>
        <w:t xml:space="preserve"> </w:t>
      </w:r>
      <w:r w:rsidRPr="001827B7">
        <w:t>of team members based on actual situation</w:t>
      </w:r>
    </w:p>
    <w:p w14:paraId="383E7E89" w14:textId="01B97EB3" w:rsidR="001827B7" w:rsidRDefault="001827B7" w:rsidP="001827B7">
      <w:pPr>
        <w:pStyle w:val="a8"/>
        <w:ind w:left="480" w:firstLineChars="0" w:firstLine="0"/>
      </w:pPr>
      <w:r>
        <w:rPr>
          <w:rFonts w:hint="eastAsia"/>
        </w:rPr>
        <w:t>-</w:t>
      </w:r>
      <w:r>
        <w:t xml:space="preserve"> Set the annual aim for team member</w:t>
      </w:r>
    </w:p>
    <w:p w14:paraId="3E0A811E" w14:textId="7E2C80C5" w:rsidR="001827B7" w:rsidRDefault="001827B7" w:rsidP="001827B7">
      <w:pPr>
        <w:pStyle w:val="a8"/>
        <w:ind w:left="480" w:firstLineChars="0" w:firstLine="0"/>
        <w:rPr>
          <w:ins w:id="3" w:author="Microsoft Office User" w:date="2020-07-05T20:00:00Z"/>
        </w:rPr>
      </w:pPr>
      <w:r>
        <w:rPr>
          <w:rFonts w:hint="eastAsia"/>
        </w:rPr>
        <w:t>-</w:t>
      </w:r>
      <w:r>
        <w:t xml:space="preserve"> Train the team member</w:t>
      </w:r>
    </w:p>
    <w:p w14:paraId="0C5510DD" w14:textId="2F879C8C" w:rsidR="001827B7" w:rsidRDefault="001827B7" w:rsidP="001827B7">
      <w:pPr>
        <w:pStyle w:val="a8"/>
        <w:numPr>
          <w:ilvl w:val="0"/>
          <w:numId w:val="5"/>
        </w:numPr>
        <w:ind w:firstLineChars="0"/>
      </w:pPr>
      <w:r>
        <w:t>Demand &amp; forecast</w:t>
      </w:r>
    </w:p>
    <w:p w14:paraId="008D78AF" w14:textId="665A3C2D" w:rsidR="00BE69B8" w:rsidRDefault="00BE69B8" w:rsidP="00BE69B8">
      <w:pPr>
        <w:pStyle w:val="a8"/>
        <w:numPr>
          <w:ilvl w:val="0"/>
          <w:numId w:val="12"/>
        </w:numPr>
        <w:ind w:firstLineChars="0"/>
      </w:pPr>
      <w:r>
        <w:t>Regularly analysis the customer forecast, classify the demand level and identify the risks and opportunities in the demand</w:t>
      </w:r>
    </w:p>
    <w:p w14:paraId="243A2997" w14:textId="575E0AB8" w:rsidR="00BE69B8" w:rsidRDefault="00BE69B8" w:rsidP="00BE69B8">
      <w:pPr>
        <w:pStyle w:val="a8"/>
        <w:numPr>
          <w:ilvl w:val="0"/>
          <w:numId w:val="12"/>
        </w:numPr>
        <w:ind w:firstLineChars="0"/>
      </w:pPr>
      <w:r>
        <w:t xml:space="preserve">Control the </w:t>
      </w:r>
      <w:r w:rsidR="00493F72">
        <w:t xml:space="preserve">backlog plan </w:t>
      </w:r>
      <w:r>
        <w:t xml:space="preserve">of key suppliers for balance the demand of production and </w:t>
      </w:r>
      <w:r>
        <w:rPr>
          <w:rFonts w:hint="eastAsia"/>
        </w:rPr>
        <w:t>turnover</w:t>
      </w:r>
      <w:r>
        <w:t>.</w:t>
      </w:r>
    </w:p>
    <w:p w14:paraId="1E6B89A0" w14:textId="5951B648" w:rsidR="00BE69B8" w:rsidRDefault="008B0423" w:rsidP="008B0423">
      <w:pPr>
        <w:pStyle w:val="a8"/>
        <w:numPr>
          <w:ilvl w:val="0"/>
          <w:numId w:val="12"/>
        </w:numPr>
        <w:ind w:firstLineChars="0"/>
      </w:pPr>
      <w:r>
        <w:t>Setting the production plan with planning team according to the resource status</w:t>
      </w:r>
    </w:p>
    <w:p w14:paraId="00B3699C" w14:textId="39B8807D" w:rsidR="001827B7" w:rsidRDefault="00BE69B8" w:rsidP="008B0423">
      <w:pPr>
        <w:pStyle w:val="a8"/>
        <w:numPr>
          <w:ilvl w:val="0"/>
          <w:numId w:val="5"/>
        </w:numPr>
        <w:ind w:firstLineChars="0"/>
      </w:pPr>
      <w:r>
        <w:t>Supply chain management</w:t>
      </w:r>
    </w:p>
    <w:p w14:paraId="71E8D9BE" w14:textId="450A1BBA" w:rsidR="002D55E1" w:rsidRDefault="002D55E1" w:rsidP="008B0423">
      <w:pPr>
        <w:pStyle w:val="a8"/>
        <w:numPr>
          <w:ilvl w:val="0"/>
          <w:numId w:val="13"/>
        </w:numPr>
        <w:ind w:firstLineChars="0"/>
      </w:pPr>
      <w:r>
        <w:rPr>
          <w:rFonts w:hint="eastAsia"/>
        </w:rPr>
        <w:t>C</w:t>
      </w:r>
      <w:r>
        <w:t>apacity management</w:t>
      </w:r>
    </w:p>
    <w:p w14:paraId="2FD67707" w14:textId="19FACDDB" w:rsidR="002D55E1" w:rsidRDefault="002D55E1" w:rsidP="002D55E1">
      <w:pPr>
        <w:pStyle w:val="a8"/>
        <w:numPr>
          <w:ilvl w:val="0"/>
          <w:numId w:val="12"/>
        </w:numPr>
        <w:ind w:firstLineChars="0"/>
      </w:pPr>
      <w:r w:rsidRPr="002D55E1">
        <w:t xml:space="preserve">Ensure the delivery on time and </w:t>
      </w:r>
      <w:r>
        <w:t>enough for fulfill</w:t>
      </w:r>
      <w:r w:rsidRPr="002D55E1">
        <w:t xml:space="preserve"> </w:t>
      </w:r>
      <w:r>
        <w:t xml:space="preserve">the series </w:t>
      </w:r>
      <w:r w:rsidRPr="002D55E1">
        <w:t>production</w:t>
      </w:r>
    </w:p>
    <w:p w14:paraId="09352D9C" w14:textId="2561E993" w:rsidR="002D55E1" w:rsidRDefault="002D55E1" w:rsidP="0088722C">
      <w:pPr>
        <w:pStyle w:val="a8"/>
        <w:numPr>
          <w:ilvl w:val="0"/>
          <w:numId w:val="12"/>
        </w:numPr>
        <w:ind w:firstLineChars="0"/>
      </w:pPr>
      <w:r>
        <w:t xml:space="preserve">Enquiry the capacity for supply chain, checking </w:t>
      </w:r>
      <w:r w:rsidR="0088722C">
        <w:t>the reply info and make the report annually.</w:t>
      </w:r>
    </w:p>
    <w:p w14:paraId="384A63A0" w14:textId="0D3347F5" w:rsidR="0088722C" w:rsidRDefault="0088722C" w:rsidP="0088722C">
      <w:pPr>
        <w:pStyle w:val="a8"/>
        <w:numPr>
          <w:ilvl w:val="0"/>
          <w:numId w:val="12"/>
        </w:numPr>
        <w:ind w:firstLineChars="0"/>
      </w:pPr>
      <w:r>
        <w:rPr>
          <w:rFonts w:hint="eastAsia"/>
        </w:rPr>
        <w:t>T</w:t>
      </w:r>
      <w:r>
        <w:t>ake part in the China region regular meeting of resource management (with VGC/SVW/FAW-VW Purchasing &amp; Logistics)</w:t>
      </w:r>
    </w:p>
    <w:p w14:paraId="035C4CDC" w14:textId="5E07F06B" w:rsidR="0088722C" w:rsidRDefault="0088722C" w:rsidP="0088722C">
      <w:pPr>
        <w:pStyle w:val="a8"/>
        <w:numPr>
          <w:ilvl w:val="0"/>
          <w:numId w:val="12"/>
        </w:numPr>
        <w:ind w:firstLineChars="0"/>
      </w:pPr>
      <w:r>
        <w:rPr>
          <w:rFonts w:hint="eastAsia"/>
        </w:rPr>
        <w:t>C</w:t>
      </w:r>
      <w:r>
        <w:t xml:space="preserve">ontrol </w:t>
      </w:r>
      <w:r w:rsidR="00BA5F68">
        <w:t xml:space="preserve">and make the balance between </w:t>
      </w:r>
      <w:r>
        <w:t xml:space="preserve">the </w:t>
      </w:r>
      <w:r w:rsidR="00BA5F68">
        <w:t>demand</w:t>
      </w:r>
      <w:r w:rsidR="00BA5F68">
        <w:rPr>
          <w:rFonts w:hint="eastAsia"/>
        </w:rPr>
        <w:t>,</w:t>
      </w:r>
      <w:r w:rsidR="00BA5F68">
        <w:t xml:space="preserve"> production plan and resource.</w:t>
      </w:r>
    </w:p>
    <w:p w14:paraId="489A7798" w14:textId="7268257E" w:rsidR="00380938" w:rsidRDefault="00BA5F68" w:rsidP="008B0423">
      <w:pPr>
        <w:pStyle w:val="a8"/>
        <w:numPr>
          <w:ilvl w:val="0"/>
          <w:numId w:val="13"/>
        </w:numPr>
        <w:ind w:firstLineChars="0"/>
      </w:pPr>
      <w:r>
        <w:t>R</w:t>
      </w:r>
      <w:r w:rsidR="00257EA1">
        <w:rPr>
          <w:rFonts w:hint="eastAsia"/>
        </w:rPr>
        <w:t>isk</w:t>
      </w:r>
      <w:r w:rsidR="00F6144C">
        <w:t>s</w:t>
      </w:r>
      <w:r w:rsidR="00257EA1">
        <w:rPr>
          <w:rFonts w:hint="eastAsia"/>
        </w:rPr>
        <w:t xml:space="preserve"> </w:t>
      </w:r>
      <w:r w:rsidR="00F6144C">
        <w:t>management</w:t>
      </w:r>
    </w:p>
    <w:p w14:paraId="7C376646" w14:textId="77777777" w:rsidR="00AB3097" w:rsidRDefault="00AB287D" w:rsidP="00AB3097">
      <w:pPr>
        <w:pStyle w:val="a8"/>
        <w:numPr>
          <w:ilvl w:val="0"/>
          <w:numId w:val="12"/>
        </w:numPr>
        <w:ind w:firstLineChars="0"/>
        <w:rPr>
          <w:ins w:id="4" w:author="Microsoft Office User" w:date="2020-07-05T20:44:00Z"/>
        </w:rPr>
      </w:pPr>
      <w:r>
        <w:t>Track and mo</w:t>
      </w:r>
      <w:r w:rsidRPr="00AB3097">
        <w:t>ni</w:t>
      </w:r>
      <w:r>
        <w:t xml:space="preserve">tor the supply chain risk, regularly update the critical parts report to </w:t>
      </w:r>
      <w:r>
        <w:rPr>
          <w:rFonts w:hint="eastAsia"/>
        </w:rPr>
        <w:t>company</w:t>
      </w:r>
      <w:r>
        <w:t xml:space="preserve"> top </w:t>
      </w:r>
      <w:r>
        <w:rPr>
          <w:rFonts w:hint="eastAsia"/>
        </w:rPr>
        <w:t>management</w:t>
      </w:r>
      <w:r w:rsidR="00811758">
        <w:t xml:space="preserve"> team</w:t>
      </w:r>
      <w:r>
        <w:t>.</w:t>
      </w:r>
    </w:p>
    <w:p w14:paraId="751AD966" w14:textId="2D3D5A97" w:rsidR="00AF72DF" w:rsidRDefault="00AF72DF" w:rsidP="00AB3097">
      <w:pPr>
        <w:pStyle w:val="a8"/>
        <w:numPr>
          <w:ilvl w:val="0"/>
          <w:numId w:val="12"/>
        </w:numPr>
        <w:ind w:firstLineChars="0"/>
        <w:rPr>
          <w:ins w:id="5" w:author="Microsoft Office User" w:date="2020-07-05T20:45:00Z"/>
        </w:rPr>
      </w:pPr>
      <w:r>
        <w:t>In charge of the “Site Visit Team (SVT)” with Quality, Logistics, Pu</w:t>
      </w:r>
      <w:r>
        <w:rPr>
          <w:rFonts w:hint="eastAsia"/>
        </w:rPr>
        <w:t>r</w:t>
      </w:r>
      <w:r>
        <w:t>ch</w:t>
      </w:r>
      <w:r>
        <w:rPr>
          <w:rFonts w:hint="eastAsia"/>
        </w:rPr>
        <w:t>a</w:t>
      </w:r>
      <w:r>
        <w:t>sing, visit the supplier to support and solve the problems in house at their plant.</w:t>
      </w:r>
    </w:p>
    <w:p w14:paraId="25C92068" w14:textId="2DB7DADB" w:rsidR="00AB3097" w:rsidRDefault="00AB3097" w:rsidP="00AB3097">
      <w:pPr>
        <w:pStyle w:val="a8"/>
        <w:numPr>
          <w:ilvl w:val="0"/>
          <w:numId w:val="12"/>
        </w:numPr>
        <w:ind w:firstLineChars="0"/>
      </w:pPr>
      <w:r>
        <w:t>Support the capacity launching and ramp-up of new project and new supplier. Help the supplier to make the supply chain process.</w:t>
      </w:r>
    </w:p>
    <w:p w14:paraId="741E8CF5" w14:textId="627D17CF" w:rsidR="005631A0" w:rsidRDefault="003D5036" w:rsidP="005631A0">
      <w:pPr>
        <w:pStyle w:val="a8"/>
        <w:numPr>
          <w:ilvl w:val="0"/>
          <w:numId w:val="12"/>
        </w:numPr>
        <w:ind w:firstLineChars="0"/>
        <w:rPr>
          <w:ins w:id="6" w:author="Microsoft Office User" w:date="2020-07-05T20:55:00Z"/>
        </w:rPr>
      </w:pPr>
      <w:r>
        <w:t xml:space="preserve">Check and make the backlog plan along with the demands </w:t>
      </w:r>
      <w:r w:rsidR="007C0BD2">
        <w:t>fluctuating</w:t>
      </w:r>
      <w:r w:rsidR="00496944">
        <w:t xml:space="preserve"> and cost effectiveness.</w:t>
      </w:r>
    </w:p>
    <w:p w14:paraId="03CF13D4" w14:textId="74075BE7" w:rsidR="005631A0" w:rsidRDefault="00AB3097" w:rsidP="005631A0">
      <w:pPr>
        <w:pStyle w:val="a8"/>
        <w:numPr>
          <w:ilvl w:val="0"/>
          <w:numId w:val="12"/>
        </w:numPr>
        <w:ind w:firstLineChars="0"/>
        <w:rPr>
          <w:ins w:id="7" w:author="Microsoft Office User" w:date="2020-07-05T20:55:00Z"/>
        </w:rPr>
      </w:pPr>
      <w:r>
        <w:t>Monitor the envi</w:t>
      </w:r>
      <w:r>
        <w:rPr>
          <w:rFonts w:hint="eastAsia"/>
        </w:rPr>
        <w:t>ro</w:t>
      </w:r>
      <w:r>
        <w:t xml:space="preserve">nment of supply chain, </w:t>
      </w:r>
      <w:r>
        <w:rPr>
          <w:rFonts w:hint="eastAsia"/>
        </w:rPr>
        <w:t>irregular</w:t>
      </w:r>
      <w:r>
        <w:t xml:space="preserve"> </w:t>
      </w:r>
      <w:r w:rsidR="005631A0">
        <w:t>visit the supplier for checking.</w:t>
      </w:r>
    </w:p>
    <w:p w14:paraId="387815A0" w14:textId="558D4226" w:rsidR="00AC1B25" w:rsidRDefault="009E1524" w:rsidP="005631A0">
      <w:pPr>
        <w:pStyle w:val="a8"/>
        <w:numPr>
          <w:ilvl w:val="0"/>
          <w:numId w:val="12"/>
        </w:numPr>
        <w:ind w:firstLineChars="0"/>
      </w:pPr>
      <w:r>
        <w:lastRenderedPageBreak/>
        <w:t xml:space="preserve">Set </w:t>
      </w:r>
      <w:r w:rsidR="002C14E3">
        <w:t xml:space="preserve">risk enquiry plan, supervise team </w:t>
      </w:r>
      <w:r w:rsidR="00F30CBB">
        <w:t xml:space="preserve">member to </w:t>
      </w:r>
      <w:r w:rsidR="00710D8A">
        <w:t xml:space="preserve">release the info and check the summary report. </w:t>
      </w:r>
    </w:p>
    <w:p w14:paraId="3CD15547" w14:textId="795AEA56" w:rsidR="001B701D" w:rsidRDefault="00180CA2" w:rsidP="00F32562">
      <w:pPr>
        <w:numPr>
          <w:ilvl w:val="0"/>
          <w:numId w:val="1"/>
        </w:numPr>
        <w:tabs>
          <w:tab w:val="clear" w:pos="420"/>
          <w:tab w:val="left" w:pos="411"/>
        </w:tabs>
        <w:ind w:left="412" w:hanging="412"/>
      </w:pPr>
      <w:bookmarkStart w:id="8" w:name="OLE_LINK16"/>
      <w:r>
        <w:t>Suppl</w:t>
      </w:r>
      <w:r w:rsidR="00F6144C">
        <w:t>y chain operation</w:t>
      </w:r>
      <w:r w:rsidR="008E6227">
        <w:rPr>
          <w:rFonts w:hint="eastAsia"/>
        </w:rPr>
        <w:t>al</w:t>
      </w:r>
      <w:r>
        <w:t xml:space="preserve"> </w:t>
      </w:r>
      <w:r w:rsidR="00F6144C">
        <w:t>m</w:t>
      </w:r>
      <w:r w:rsidR="00370C20">
        <w:t>a</w:t>
      </w:r>
      <w:r>
        <w:t>nagement</w:t>
      </w:r>
      <w:bookmarkEnd w:id="8"/>
    </w:p>
    <w:p w14:paraId="23D77AF7" w14:textId="4CC3C508" w:rsidR="00360186" w:rsidRDefault="00180CA2" w:rsidP="00143F91">
      <w:pPr>
        <w:pStyle w:val="a8"/>
        <w:numPr>
          <w:ilvl w:val="0"/>
          <w:numId w:val="6"/>
        </w:numPr>
        <w:ind w:firstLineChars="0"/>
      </w:pPr>
      <w:r>
        <w:rPr>
          <w:rFonts w:hint="eastAsia"/>
        </w:rPr>
        <w:t>Arrange</w:t>
      </w:r>
      <w:r>
        <w:t xml:space="preserve"> team member to make the </w:t>
      </w:r>
      <w:r w:rsidR="009E1524">
        <w:t xml:space="preserve">Supplier </w:t>
      </w:r>
      <w:r>
        <w:t>KPI (VW-SRS)</w:t>
      </w:r>
      <w:r w:rsidR="00237E06">
        <w:t xml:space="preserve"> of </w:t>
      </w:r>
      <w:r w:rsidR="00561361">
        <w:t>supply chain operation.</w:t>
      </w:r>
    </w:p>
    <w:p w14:paraId="3EF963EE" w14:textId="5D056593" w:rsidR="00B2165A" w:rsidRDefault="00237E06" w:rsidP="005562B5">
      <w:pPr>
        <w:pStyle w:val="a8"/>
        <w:numPr>
          <w:ilvl w:val="0"/>
          <w:numId w:val="6"/>
        </w:numPr>
        <w:ind w:firstLineChars="0"/>
      </w:pPr>
      <w:bookmarkStart w:id="9" w:name="OLE_LINK14"/>
      <w:bookmarkStart w:id="10" w:name="OLE_LINK15"/>
      <w:r>
        <w:t xml:space="preserve">Make the supply rating process and define the evaluate </w:t>
      </w:r>
      <w:r w:rsidR="00561361">
        <w:t xml:space="preserve">KPI </w:t>
      </w:r>
      <w:r>
        <w:t>range</w:t>
      </w:r>
      <w:bookmarkEnd w:id="9"/>
      <w:r w:rsidR="00561361">
        <w:t>.</w:t>
      </w:r>
      <w:bookmarkEnd w:id="10"/>
    </w:p>
    <w:p w14:paraId="7A8FE73C" w14:textId="6259AFA0" w:rsidR="001653C8" w:rsidRDefault="001653C8" w:rsidP="00143F91">
      <w:pPr>
        <w:pStyle w:val="a8"/>
        <w:numPr>
          <w:ilvl w:val="0"/>
          <w:numId w:val="6"/>
        </w:numPr>
        <w:ind w:firstLineChars="0"/>
      </w:pPr>
      <w:r>
        <w:t>Make the useful communication with PU for ensure the str</w:t>
      </w:r>
      <w:r>
        <w:rPr>
          <w:rFonts w:hint="eastAsia"/>
        </w:rPr>
        <w:t>a</w:t>
      </w:r>
      <w:r>
        <w:t>te</w:t>
      </w:r>
      <w:r>
        <w:rPr>
          <w:rFonts w:hint="eastAsia"/>
        </w:rPr>
        <w:t>g</w:t>
      </w:r>
      <w:r>
        <w:t>y of supply.</w:t>
      </w:r>
    </w:p>
    <w:p w14:paraId="61CF3CD4" w14:textId="24B428B2" w:rsidR="00143F91" w:rsidRDefault="001653C8" w:rsidP="00143F91">
      <w:pPr>
        <w:pStyle w:val="a8"/>
        <w:numPr>
          <w:ilvl w:val="0"/>
          <w:numId w:val="6"/>
        </w:numPr>
        <w:ind w:firstLineChars="0"/>
      </w:pPr>
      <w:r>
        <w:rPr>
          <w:rFonts w:hint="eastAsia"/>
        </w:rPr>
        <w:t>Tracking</w:t>
      </w:r>
      <w:r>
        <w:t xml:space="preserve"> </w:t>
      </w:r>
      <w:r>
        <w:rPr>
          <w:rFonts w:hint="eastAsia"/>
        </w:rPr>
        <w:t>the</w:t>
      </w:r>
      <w:r>
        <w:t xml:space="preserve"> operation </w:t>
      </w:r>
      <w:r>
        <w:rPr>
          <w:rFonts w:hint="eastAsia"/>
        </w:rPr>
        <w:t>proble</w:t>
      </w:r>
      <w:r>
        <w:t xml:space="preserve">ms and </w:t>
      </w:r>
      <w:r>
        <w:rPr>
          <w:rFonts w:hint="eastAsia"/>
        </w:rPr>
        <w:t>push</w:t>
      </w:r>
      <w:r>
        <w:t xml:space="preserve"> to </w:t>
      </w:r>
      <w:r w:rsidR="00537EE1">
        <w:t>improvement</w:t>
      </w:r>
    </w:p>
    <w:p w14:paraId="0AA89C05" w14:textId="3C8D5B98" w:rsidR="001653C8" w:rsidRDefault="00537EE1" w:rsidP="00143F91">
      <w:pPr>
        <w:pStyle w:val="a8"/>
        <w:numPr>
          <w:ilvl w:val="0"/>
          <w:numId w:val="6"/>
        </w:numPr>
        <w:ind w:firstLineChars="0"/>
      </w:pPr>
      <w:r>
        <w:t>Attend the project meeting, make the PR strategy and localization plan with TE, PU, TQ.</w:t>
      </w:r>
    </w:p>
    <w:p w14:paraId="21830976" w14:textId="42757AF3" w:rsidR="00BD3069" w:rsidRDefault="000306BF" w:rsidP="005F406C">
      <w:pPr>
        <w:numPr>
          <w:ilvl w:val="0"/>
          <w:numId w:val="1"/>
        </w:numPr>
        <w:tabs>
          <w:tab w:val="clear" w:pos="420"/>
          <w:tab w:val="left" w:pos="411"/>
        </w:tabs>
        <w:ind w:left="412" w:hanging="412"/>
      </w:pPr>
      <w:r>
        <w:t>Mold &amp; tooling management</w:t>
      </w:r>
    </w:p>
    <w:p w14:paraId="510FB2D1" w14:textId="31C61215" w:rsidR="00A05F14" w:rsidRDefault="00A05F14" w:rsidP="00CE53EC">
      <w:pPr>
        <w:pStyle w:val="a8"/>
        <w:numPr>
          <w:ilvl w:val="0"/>
          <w:numId w:val="6"/>
        </w:numPr>
        <w:ind w:firstLineChars="0"/>
      </w:pPr>
      <w:r>
        <w:t>Making the budget of mold</w:t>
      </w:r>
      <w:r w:rsidR="00DD3A08">
        <w:t>s</w:t>
      </w:r>
      <w:r>
        <w:t xml:space="preserve"> </w:t>
      </w:r>
      <w:r w:rsidR="00AB3907">
        <w:t xml:space="preserve">to along the forecast </w:t>
      </w:r>
      <w:r>
        <w:t>strategy.</w:t>
      </w:r>
    </w:p>
    <w:p w14:paraId="07B00187" w14:textId="2A261852" w:rsidR="00265DE7" w:rsidRDefault="00353FA3" w:rsidP="00537EE1">
      <w:pPr>
        <w:pStyle w:val="a8"/>
        <w:numPr>
          <w:ilvl w:val="0"/>
          <w:numId w:val="6"/>
        </w:numPr>
        <w:ind w:firstLineChars="0"/>
        <w:rPr>
          <w:ins w:id="11" w:author="Microsoft Office 用户" w:date="2018-06-03T21:48:00Z"/>
        </w:rPr>
      </w:pPr>
      <w:r>
        <w:t xml:space="preserve">Together with PU, allocate the molds </w:t>
      </w:r>
      <w:r w:rsidR="009E1524">
        <w:t>cost</w:t>
      </w:r>
      <w:r w:rsidR="00354569">
        <w:t xml:space="preserve"> </w:t>
      </w:r>
      <w:r>
        <w:t xml:space="preserve">(VWPT &amp; FAW-VW), </w:t>
      </w:r>
      <w:r w:rsidR="009E1524">
        <w:t>And maintain the cost information into systems.</w:t>
      </w:r>
    </w:p>
    <w:p w14:paraId="452BBEEB" w14:textId="4B9FB87B" w:rsidR="00D8198F" w:rsidRDefault="00D025F6" w:rsidP="00537EE1">
      <w:pPr>
        <w:pStyle w:val="a8"/>
        <w:numPr>
          <w:ilvl w:val="0"/>
          <w:numId w:val="6"/>
        </w:numPr>
        <w:ind w:firstLineChars="0"/>
      </w:pPr>
      <w:r>
        <w:rPr>
          <w:rFonts w:hint="eastAsia"/>
        </w:rPr>
        <w:t>Man</w:t>
      </w:r>
      <w:r>
        <w:t xml:space="preserve">age all molds as </w:t>
      </w:r>
      <w:r>
        <w:rPr>
          <w:rFonts w:hint="eastAsia"/>
        </w:rPr>
        <w:t>fixed</w:t>
      </w:r>
      <w:r>
        <w:t xml:space="preserve"> </w:t>
      </w:r>
      <w:r w:rsidR="00F55B5C">
        <w:t>assets and</w:t>
      </w:r>
      <w:r>
        <w:t xml:space="preserve"> check the </w:t>
      </w:r>
      <w:r>
        <w:rPr>
          <w:rFonts w:hint="eastAsia"/>
        </w:rPr>
        <w:t>check</w:t>
      </w:r>
      <w:r>
        <w:t>ing</w:t>
      </w:r>
      <w:r>
        <w:rPr>
          <w:rFonts w:hint="eastAsia"/>
        </w:rPr>
        <w:t xml:space="preserve"> report from team</w:t>
      </w:r>
      <w:r>
        <w:t xml:space="preserve"> member.</w:t>
      </w:r>
    </w:p>
    <w:p w14:paraId="48ECCECC" w14:textId="2E72ED04" w:rsidR="00537EE1" w:rsidRDefault="004C695A" w:rsidP="00417D15">
      <w:pPr>
        <w:pStyle w:val="a8"/>
        <w:numPr>
          <w:ilvl w:val="0"/>
          <w:numId w:val="7"/>
        </w:numPr>
        <w:ind w:firstLineChars="0"/>
      </w:pPr>
      <w:bookmarkStart w:id="12" w:name="OLE_LINK1"/>
      <w:r>
        <w:rPr>
          <w:rFonts w:hint="eastAsia"/>
        </w:rPr>
        <w:t>Some</w:t>
      </w:r>
      <w:r>
        <w:t xml:space="preserve"> </w:t>
      </w:r>
      <w:r>
        <w:rPr>
          <w:rFonts w:hint="eastAsia"/>
        </w:rPr>
        <w:t>p</w:t>
      </w:r>
      <w:r w:rsidR="00537EE1">
        <w:rPr>
          <w:rFonts w:hint="eastAsia"/>
        </w:rPr>
        <w:t>roject</w:t>
      </w:r>
      <w:r w:rsidR="00537EE1">
        <w:t xml:space="preserve"> </w:t>
      </w:r>
      <w:r w:rsidR="00537EE1">
        <w:rPr>
          <w:rFonts w:hint="eastAsia"/>
        </w:rPr>
        <w:t>experience</w:t>
      </w:r>
    </w:p>
    <w:p w14:paraId="3FC64732" w14:textId="77777777" w:rsidR="00537EE1" w:rsidRDefault="00537EE1" w:rsidP="00537EE1">
      <w:pPr>
        <w:pStyle w:val="a8"/>
        <w:numPr>
          <w:ilvl w:val="0"/>
          <w:numId w:val="13"/>
        </w:numPr>
        <w:ind w:firstLineChars="0"/>
      </w:pPr>
      <w:r>
        <w:rPr>
          <w:rFonts w:hint="eastAsia"/>
        </w:rPr>
        <w:t>S</w:t>
      </w:r>
      <w:r>
        <w:t>RS</w:t>
      </w:r>
      <w:ins w:id="13" w:author="Wang, Octavia" w:date="2017-10-26T16:13:00Z">
        <w:r>
          <w:t xml:space="preserve"> </w:t>
        </w:r>
      </w:ins>
      <w:r>
        <w:t>(Supplier Rating System) online implementing project (2016)</w:t>
      </w:r>
    </w:p>
    <w:p w14:paraId="34A60FE6" w14:textId="77777777" w:rsidR="00537EE1" w:rsidRDefault="00537EE1" w:rsidP="00417D15">
      <w:pPr>
        <w:pStyle w:val="a8"/>
        <w:ind w:left="480" w:firstLineChars="0" w:firstLine="0"/>
        <w:jc w:val="left"/>
      </w:pPr>
      <w:r>
        <w:t xml:space="preserve">Be the responsible person, participated the whole project to ensure the system online on time finally. Also, all the JVs of China region are using this rating system for logistics KPI. </w:t>
      </w:r>
    </w:p>
    <w:p w14:paraId="127E1409" w14:textId="61BCB003" w:rsidR="00417D15" w:rsidRDefault="00537EE1" w:rsidP="00417D15">
      <w:pPr>
        <w:pStyle w:val="a8"/>
        <w:ind w:left="480" w:firstLineChars="0" w:firstLine="0"/>
      </w:pPr>
      <w:r>
        <w:t>Performance: This</w:t>
      </w:r>
      <w:r>
        <w:rPr>
          <w:rFonts w:hint="eastAsia"/>
        </w:rPr>
        <w:t xml:space="preserve"> system </w:t>
      </w:r>
      <w:r>
        <w:t>optimizes</w:t>
      </w:r>
      <w:r>
        <w:rPr>
          <w:rFonts w:hint="eastAsia"/>
        </w:rPr>
        <w:t xml:space="preserve"> the </w:t>
      </w:r>
      <w:r>
        <w:t>level of logistics’ operation. The average KPI rating was be increased from Note 87 (Mar.2016) to Note 92 (Dec. 2016).</w:t>
      </w:r>
      <w:bookmarkEnd w:id="12"/>
    </w:p>
    <w:p w14:paraId="0A453B75" w14:textId="02668E8A" w:rsidR="00767D6A" w:rsidRDefault="00417D15" w:rsidP="00537EE1">
      <w:pPr>
        <w:pStyle w:val="a8"/>
        <w:numPr>
          <w:ilvl w:val="0"/>
          <w:numId w:val="13"/>
        </w:numPr>
        <w:ind w:firstLineChars="0"/>
      </w:pPr>
      <w:r>
        <w:rPr>
          <w:rFonts w:hint="eastAsia"/>
        </w:rPr>
        <w:t xml:space="preserve">Project of </w:t>
      </w:r>
      <w:ins w:id="14" w:author="Microsoft Office 用户" w:date="2018-06-03T20:38:00Z">
        <w:r w:rsidR="001A7B33">
          <w:t>r</w:t>
        </w:r>
      </w:ins>
      <w:r>
        <w:t xml:space="preserve">isk of </w:t>
      </w:r>
      <w:r>
        <w:rPr>
          <w:rFonts w:hint="eastAsia"/>
        </w:rPr>
        <w:t>supply chain</w:t>
      </w:r>
      <w:r>
        <w:t xml:space="preserve"> summary</w:t>
      </w:r>
      <w:r w:rsidR="00AF5F36">
        <w:rPr>
          <w:rFonts w:hint="eastAsia"/>
        </w:rPr>
        <w:t>（</w:t>
      </w:r>
      <w:r w:rsidR="00AF5F36">
        <w:rPr>
          <w:rFonts w:hint="eastAsia"/>
        </w:rPr>
        <w:t>2016</w:t>
      </w:r>
      <w:r w:rsidR="00AF5F36">
        <w:rPr>
          <w:rFonts w:hint="eastAsia"/>
        </w:rPr>
        <w:t>）</w:t>
      </w:r>
    </w:p>
    <w:p w14:paraId="27AE038A" w14:textId="77777777" w:rsidR="00417D15" w:rsidRDefault="00417D15" w:rsidP="00417D15">
      <w:pPr>
        <w:pStyle w:val="a8"/>
        <w:ind w:left="480" w:firstLineChars="0" w:firstLine="0"/>
        <w:jc w:val="left"/>
      </w:pPr>
      <w:r>
        <w:rPr>
          <w:rFonts w:hint="eastAsia"/>
        </w:rPr>
        <w:t xml:space="preserve">Be </w:t>
      </w:r>
      <w:r>
        <w:t>the</w:t>
      </w:r>
      <w:r>
        <w:rPr>
          <w:rFonts w:hint="eastAsia"/>
        </w:rPr>
        <w:t xml:space="preserve"> </w:t>
      </w:r>
      <w:r>
        <w:t>responsible person, participated the whole project.</w:t>
      </w:r>
    </w:p>
    <w:p w14:paraId="59CA983B" w14:textId="77777777" w:rsidR="00417D15" w:rsidRDefault="00417D15" w:rsidP="00417D15">
      <w:pPr>
        <w:pStyle w:val="a8"/>
        <w:ind w:left="480" w:firstLineChars="0" w:firstLine="0"/>
        <w:jc w:val="left"/>
      </w:pPr>
      <w:r>
        <w:t>The target of this project is to analysis the data of supplier chain risk from 2009 to 2015. Then try to find some logics in these cases for supplier management in the future.</w:t>
      </w:r>
    </w:p>
    <w:p w14:paraId="3FDC26B0" w14:textId="4C3EEAC5" w:rsidR="00194FDF" w:rsidRDefault="00417D15" w:rsidP="00417D15">
      <w:pPr>
        <w:pStyle w:val="a8"/>
        <w:ind w:left="480" w:firstLineChars="0" w:firstLine="0"/>
      </w:pPr>
      <w:r>
        <w:rPr>
          <w:rFonts w:hint="eastAsia"/>
        </w:rPr>
        <w:t xml:space="preserve">Performance: </w:t>
      </w:r>
      <w:r>
        <w:t>For example: "Remark the schedule of risk enquiry plan, added some details in it. Then to decreased the risk parts finally. The quantity of 2016 risk parts was less than the average quantity from 2009 to 2015, about 25%.</w:t>
      </w:r>
    </w:p>
    <w:p w14:paraId="328D86E2" w14:textId="7ACC3884" w:rsidR="00BD3069" w:rsidRDefault="00BD3069" w:rsidP="00BD3069">
      <w:r w:rsidRPr="00BD3069">
        <w:rPr>
          <w:rFonts w:hint="eastAsia"/>
          <w:b/>
          <w:bCs/>
        </w:rPr>
        <w:t>20</w:t>
      </w:r>
      <w:r>
        <w:rPr>
          <w:rFonts w:hint="eastAsia"/>
          <w:b/>
          <w:bCs/>
        </w:rPr>
        <w:t>09.</w:t>
      </w:r>
      <w:r w:rsidRPr="00BD3069">
        <w:rPr>
          <w:rFonts w:hint="eastAsia"/>
          <w:b/>
          <w:bCs/>
        </w:rPr>
        <w:t xml:space="preserve"> </w:t>
      </w:r>
      <w:r>
        <w:rPr>
          <w:rFonts w:hint="eastAsia"/>
          <w:b/>
          <w:bCs/>
        </w:rPr>
        <w:t>07</w:t>
      </w:r>
      <w:r w:rsidRPr="00BD3069">
        <w:rPr>
          <w:b/>
          <w:bCs/>
        </w:rPr>
        <w:t>–</w:t>
      </w:r>
      <w:r w:rsidRPr="00BD3069">
        <w:rPr>
          <w:rFonts w:hint="eastAsia"/>
          <w:b/>
          <w:bCs/>
        </w:rPr>
        <w:t xml:space="preserve"> </w:t>
      </w:r>
      <w:r>
        <w:rPr>
          <w:rFonts w:hint="eastAsia"/>
          <w:b/>
          <w:bCs/>
        </w:rPr>
        <w:t>2016</w:t>
      </w:r>
      <w:r>
        <w:rPr>
          <w:b/>
          <w:bCs/>
        </w:rPr>
        <w:t>.02</w:t>
      </w:r>
      <w:r w:rsidRPr="00BD3069">
        <w:rPr>
          <w:rFonts w:hint="eastAsia"/>
          <w:b/>
          <w:bCs/>
        </w:rPr>
        <w:tab/>
      </w:r>
      <w:r w:rsidRPr="00BD3069">
        <w:rPr>
          <w:rFonts w:hint="eastAsia"/>
          <w:b/>
          <w:bCs/>
        </w:rPr>
        <w:tab/>
      </w:r>
      <w:r w:rsidRPr="00BD3069">
        <w:rPr>
          <w:rFonts w:hint="eastAsia"/>
          <w:b/>
          <w:bCs/>
        </w:rPr>
        <w:tab/>
      </w:r>
      <w:r w:rsidR="00417D15">
        <w:rPr>
          <w:rFonts w:hint="eastAsia"/>
          <w:b/>
          <w:bCs/>
        </w:rPr>
        <w:t xml:space="preserve">Planning </w:t>
      </w:r>
      <w:r w:rsidR="00417D15">
        <w:rPr>
          <w:b/>
          <w:bCs/>
        </w:rPr>
        <w:t>and Logistics department</w:t>
      </w:r>
      <w:r w:rsidR="00417D15">
        <w:rPr>
          <w:b/>
          <w:bCs/>
        </w:rPr>
        <w:tab/>
      </w:r>
      <w:r w:rsidR="00417D15">
        <w:rPr>
          <w:rFonts w:hint="eastAsia"/>
          <w:b/>
          <w:bCs/>
        </w:rPr>
        <w:t>Shanghai Volkswagen powertrain Co.,Ltd</w:t>
      </w:r>
    </w:p>
    <w:p w14:paraId="4CEA2B6C" w14:textId="7BDB745F" w:rsidR="00417D15" w:rsidRDefault="00417D15" w:rsidP="00417D15">
      <w:r>
        <w:t>Position</w:t>
      </w:r>
      <w:r>
        <w:tab/>
      </w:r>
      <w:r>
        <w:tab/>
      </w:r>
      <w:r>
        <w:rPr>
          <w:rFonts w:hint="eastAsia"/>
        </w:rPr>
        <w:tab/>
      </w:r>
      <w:r>
        <w:rPr>
          <w:rFonts w:hint="eastAsia"/>
        </w:rPr>
        <w:tab/>
      </w:r>
      <w:r>
        <w:rPr>
          <w:rFonts w:hint="eastAsia"/>
        </w:rPr>
        <w:tab/>
        <w:t>Officer of d</w:t>
      </w:r>
      <w:r>
        <w:t>emand &amp; supply resource management</w:t>
      </w:r>
    </w:p>
    <w:p w14:paraId="35451BBB" w14:textId="77777777" w:rsidR="00417D15" w:rsidRDefault="00417D15" w:rsidP="00417D15">
      <w:pPr>
        <w:pStyle w:val="a8"/>
        <w:numPr>
          <w:ilvl w:val="0"/>
          <w:numId w:val="7"/>
        </w:numPr>
        <w:ind w:firstLineChars="0"/>
        <w:jc w:val="left"/>
      </w:pPr>
      <w:r>
        <w:rPr>
          <w:rFonts w:hint="eastAsia"/>
        </w:rPr>
        <w:t xml:space="preserve">Risk part </w:t>
      </w:r>
      <w:r>
        <w:t>controlling</w:t>
      </w:r>
    </w:p>
    <w:p w14:paraId="0765B292" w14:textId="0AB56FDC" w:rsidR="00417D15" w:rsidRDefault="00417D15" w:rsidP="00931524">
      <w:pPr>
        <w:ind w:leftChars="200" w:left="420"/>
      </w:pPr>
      <w:r>
        <w:t xml:space="preserve">Attend the China region risk resource regular meeting, cooperate with VGC, SAIC-VW, FAW-VW LO &amp; BU to </w:t>
      </w:r>
      <w:ins w:id="15" w:author="Microsoft Office User" w:date="2020-07-05T21:23:00Z">
        <w:r w:rsidR="006C5DD7">
          <w:t xml:space="preserve"> </w:t>
        </w:r>
      </w:ins>
      <w:r>
        <w:t>discuss the solutions to solve engine supplier chain problem.</w:t>
      </w:r>
    </w:p>
    <w:p w14:paraId="7FAA7FE4" w14:textId="63804375" w:rsidR="00417D15" w:rsidRDefault="00417D15" w:rsidP="00931524">
      <w:pPr>
        <w:ind w:firstLineChars="200" w:firstLine="420"/>
      </w:pPr>
      <w:r>
        <w:t>Tracking the long-term risk parts for production, delivery and stock level.</w:t>
      </w:r>
    </w:p>
    <w:p w14:paraId="0D5F884A" w14:textId="77777777" w:rsidR="00417D15" w:rsidRDefault="00417D15" w:rsidP="00417D15">
      <w:pPr>
        <w:pStyle w:val="a8"/>
        <w:numPr>
          <w:ilvl w:val="0"/>
          <w:numId w:val="7"/>
        </w:numPr>
        <w:ind w:firstLineChars="0"/>
        <w:jc w:val="left"/>
      </w:pPr>
      <w:r>
        <w:rPr>
          <w:rFonts w:hint="eastAsia"/>
        </w:rPr>
        <w:t>C</w:t>
      </w:r>
      <w:r>
        <w:t>apacity management of supplier</w:t>
      </w:r>
    </w:p>
    <w:p w14:paraId="06B208F1" w14:textId="0CD14FC3" w:rsidR="005A1DF5" w:rsidRDefault="00417D15" w:rsidP="00270FF4">
      <w:pPr>
        <w:ind w:left="480"/>
        <w:jc w:val="left"/>
      </w:pPr>
      <w:r>
        <w:rPr>
          <w:rFonts w:hint="eastAsia"/>
        </w:rPr>
        <w:t xml:space="preserve">Visit the supplier plant for risk parts, to find the </w:t>
      </w:r>
      <w:r>
        <w:t>production process problem on site. Especially for Casting and foundry supplier</w:t>
      </w:r>
      <w:r w:rsidR="00270FF4">
        <w:t>s.</w:t>
      </w:r>
    </w:p>
    <w:p w14:paraId="482B2E2E" w14:textId="156C4CBC" w:rsidR="005A1DF5" w:rsidRDefault="005A1DF5" w:rsidP="005A1DF5">
      <w:pPr>
        <w:pStyle w:val="a8"/>
        <w:numPr>
          <w:ilvl w:val="0"/>
          <w:numId w:val="7"/>
        </w:numPr>
        <w:ind w:firstLineChars="0"/>
        <w:jc w:val="left"/>
      </w:pPr>
      <w:r>
        <w:rPr>
          <w:rFonts w:hint="eastAsia"/>
        </w:rPr>
        <w:t xml:space="preserve">The </w:t>
      </w:r>
      <w:r>
        <w:t xml:space="preserve">project of Cam raw part </w:t>
      </w:r>
      <w:r w:rsidR="00D77493">
        <w:t>localization (</w:t>
      </w:r>
      <w:r>
        <w:t>2015)</w:t>
      </w:r>
    </w:p>
    <w:p w14:paraId="3B977B5E" w14:textId="77777777" w:rsidR="005A1DF5" w:rsidRDefault="005A1DF5" w:rsidP="005A1DF5">
      <w:pPr>
        <w:pStyle w:val="a8"/>
        <w:ind w:left="480" w:firstLineChars="0" w:firstLine="0"/>
        <w:jc w:val="left"/>
      </w:pPr>
      <w:r>
        <w:t>Support to analysis of capacity and gap</w:t>
      </w:r>
    </w:p>
    <w:p w14:paraId="3D64AB20" w14:textId="77777777" w:rsidR="005A1DF5" w:rsidRDefault="005A1DF5" w:rsidP="005A1DF5">
      <w:pPr>
        <w:pStyle w:val="a8"/>
        <w:ind w:left="480" w:firstLineChars="0" w:firstLine="0"/>
        <w:jc w:val="left"/>
      </w:pPr>
      <w:r>
        <w:rPr>
          <w:rFonts w:hint="eastAsia"/>
        </w:rPr>
        <w:t xml:space="preserve">This project broken the </w:t>
      </w:r>
      <w:r>
        <w:t>monopoly</w:t>
      </w:r>
      <w:r>
        <w:rPr>
          <w:rFonts w:hint="eastAsia"/>
        </w:rPr>
        <w:t xml:space="preserve"> of CKD </w:t>
      </w:r>
      <w:r>
        <w:t xml:space="preserve">cam in EA211 engine. Also to solve the capacity problem about cam raw part is not enough for VW China in 2015. Finally the new supplier Jiangsu Sunway started to delivery, the PPAP was successful. </w:t>
      </w:r>
    </w:p>
    <w:p w14:paraId="5317984B" w14:textId="5DAD3505" w:rsidR="005A1DF5" w:rsidRDefault="005A1DF5" w:rsidP="005A1DF5">
      <w:pPr>
        <w:pStyle w:val="a8"/>
        <w:ind w:left="480" w:firstLineChars="0" w:firstLine="0"/>
        <w:jc w:val="left"/>
        <w:rPr>
          <w:ins w:id="16" w:author="Microsoft Office User" w:date="2020-07-05T21:27:00Z"/>
        </w:rPr>
      </w:pPr>
      <w:r>
        <w:t>Performance: The project got the award of “the key quality achievement”. 2</w:t>
      </w:r>
      <w:r w:rsidRPr="00BB2574">
        <w:rPr>
          <w:vertAlign w:val="superscript"/>
        </w:rPr>
        <w:t>nd</w:t>
      </w:r>
      <w:r>
        <w:t xml:space="preserve"> class. No. 2016010043</w:t>
      </w:r>
    </w:p>
    <w:p w14:paraId="58D7F2B5" w14:textId="77777777" w:rsidR="00A90273" w:rsidRDefault="00A90273" w:rsidP="005A1DF5">
      <w:pPr>
        <w:pStyle w:val="a8"/>
        <w:ind w:left="480" w:firstLineChars="0" w:firstLine="0"/>
        <w:jc w:val="left"/>
      </w:pPr>
    </w:p>
    <w:p w14:paraId="4B3A4412" w14:textId="77777777" w:rsidR="005A1DF5" w:rsidRDefault="005A1DF5" w:rsidP="00F32562">
      <w:pPr>
        <w:tabs>
          <w:tab w:val="left" w:pos="411"/>
        </w:tabs>
      </w:pPr>
    </w:p>
    <w:p w14:paraId="79DD4CF0" w14:textId="0CAEF496" w:rsidR="00194CEA" w:rsidRDefault="00194CEA" w:rsidP="00194CEA">
      <w:r w:rsidRPr="00BD3069">
        <w:rPr>
          <w:rFonts w:hint="eastAsia"/>
          <w:b/>
          <w:bCs/>
        </w:rPr>
        <w:t>20</w:t>
      </w:r>
      <w:r>
        <w:rPr>
          <w:rFonts w:hint="eastAsia"/>
          <w:b/>
          <w:bCs/>
        </w:rPr>
        <w:t>06.</w:t>
      </w:r>
      <w:r w:rsidRPr="00BD3069">
        <w:rPr>
          <w:rFonts w:hint="eastAsia"/>
          <w:b/>
          <w:bCs/>
        </w:rPr>
        <w:t xml:space="preserve"> </w:t>
      </w:r>
      <w:r>
        <w:rPr>
          <w:rFonts w:hint="eastAsia"/>
          <w:b/>
          <w:bCs/>
        </w:rPr>
        <w:t>07</w:t>
      </w:r>
      <w:r w:rsidRPr="00BD3069">
        <w:rPr>
          <w:b/>
          <w:bCs/>
        </w:rPr>
        <w:t>–</w:t>
      </w:r>
      <w:r w:rsidRPr="00BD3069">
        <w:rPr>
          <w:rFonts w:hint="eastAsia"/>
          <w:b/>
          <w:bCs/>
        </w:rPr>
        <w:t xml:space="preserve"> </w:t>
      </w:r>
      <w:r>
        <w:rPr>
          <w:rFonts w:hint="eastAsia"/>
          <w:b/>
          <w:bCs/>
        </w:rPr>
        <w:t>2009</w:t>
      </w:r>
      <w:r>
        <w:rPr>
          <w:b/>
          <w:bCs/>
        </w:rPr>
        <w:t>.0</w:t>
      </w:r>
      <w:r>
        <w:rPr>
          <w:rFonts w:hint="eastAsia"/>
          <w:b/>
          <w:bCs/>
        </w:rPr>
        <w:t>6</w:t>
      </w:r>
      <w:r w:rsidRPr="00BD3069">
        <w:rPr>
          <w:rFonts w:hint="eastAsia"/>
          <w:b/>
          <w:bCs/>
        </w:rPr>
        <w:tab/>
      </w:r>
      <w:r w:rsidRPr="00BD3069">
        <w:rPr>
          <w:rFonts w:hint="eastAsia"/>
          <w:b/>
          <w:bCs/>
        </w:rPr>
        <w:tab/>
      </w:r>
      <w:r w:rsidRPr="00BD3069">
        <w:rPr>
          <w:rFonts w:hint="eastAsia"/>
          <w:b/>
          <w:bCs/>
        </w:rPr>
        <w:tab/>
      </w:r>
      <w:r w:rsidR="005A1DF5">
        <w:rPr>
          <w:rFonts w:hint="eastAsia"/>
          <w:b/>
          <w:bCs/>
        </w:rPr>
        <w:t xml:space="preserve">Planning </w:t>
      </w:r>
      <w:r w:rsidR="005A1DF5">
        <w:rPr>
          <w:b/>
          <w:bCs/>
        </w:rPr>
        <w:t xml:space="preserve">and Logistics </w:t>
      </w:r>
      <w:r w:rsidR="0090783E">
        <w:rPr>
          <w:b/>
          <w:bCs/>
        </w:rPr>
        <w:t>D</w:t>
      </w:r>
      <w:r w:rsidR="005A1DF5">
        <w:rPr>
          <w:b/>
          <w:bCs/>
        </w:rPr>
        <w:t>epartment</w:t>
      </w:r>
      <w:r w:rsidR="005A1DF5">
        <w:rPr>
          <w:b/>
          <w:bCs/>
        </w:rPr>
        <w:tab/>
      </w:r>
      <w:r w:rsidR="005A1DF5">
        <w:rPr>
          <w:rFonts w:hint="eastAsia"/>
          <w:b/>
          <w:bCs/>
        </w:rPr>
        <w:t xml:space="preserve">Shanghai Volkswagen </w:t>
      </w:r>
      <w:r w:rsidR="0090783E">
        <w:rPr>
          <w:b/>
          <w:bCs/>
        </w:rPr>
        <w:t>P</w:t>
      </w:r>
      <w:r w:rsidR="0090783E">
        <w:rPr>
          <w:rFonts w:hint="eastAsia"/>
          <w:b/>
          <w:bCs/>
        </w:rPr>
        <w:t xml:space="preserve">owertrain </w:t>
      </w:r>
      <w:r w:rsidR="005A1DF5">
        <w:rPr>
          <w:rFonts w:hint="eastAsia"/>
          <w:b/>
          <w:bCs/>
        </w:rPr>
        <w:t>Co.,Ltd</w:t>
      </w:r>
    </w:p>
    <w:p w14:paraId="691DA316" w14:textId="2F7ED1A1" w:rsidR="008F166C" w:rsidRDefault="005A1DF5" w:rsidP="00194CEA">
      <w:r>
        <w:lastRenderedPageBreak/>
        <w:t>Position</w:t>
      </w:r>
      <w:r w:rsidR="00194CEA">
        <w:tab/>
      </w:r>
      <w:r>
        <w:rPr>
          <w:rFonts w:hint="eastAsia"/>
        </w:rPr>
        <w:tab/>
      </w:r>
      <w:r>
        <w:rPr>
          <w:rFonts w:hint="eastAsia"/>
        </w:rPr>
        <w:tab/>
      </w:r>
      <w:r>
        <w:tab/>
      </w:r>
      <w:r>
        <w:rPr>
          <w:rFonts w:hint="eastAsia"/>
        </w:rPr>
        <w:tab/>
        <w:t xml:space="preserve">Local parts </w:t>
      </w:r>
      <w:r>
        <w:t>disposition</w:t>
      </w:r>
    </w:p>
    <w:p w14:paraId="351D836D" w14:textId="77777777" w:rsidR="00425BAD" w:rsidRDefault="00425BAD" w:rsidP="00425BAD">
      <w:pPr>
        <w:pStyle w:val="a8"/>
        <w:numPr>
          <w:ilvl w:val="0"/>
          <w:numId w:val="8"/>
        </w:numPr>
        <w:ind w:firstLineChars="0"/>
        <w:jc w:val="left"/>
      </w:pPr>
      <w:r>
        <w:rPr>
          <w:rFonts w:hint="eastAsia"/>
        </w:rPr>
        <w:t>Release the weekly order for suppliers</w:t>
      </w:r>
    </w:p>
    <w:p w14:paraId="44F5F249" w14:textId="46BA904A" w:rsidR="002C4BD5" w:rsidRDefault="002C4BD5" w:rsidP="00425BAD">
      <w:pPr>
        <w:pStyle w:val="a8"/>
        <w:numPr>
          <w:ilvl w:val="0"/>
          <w:numId w:val="8"/>
        </w:numPr>
        <w:ind w:firstLineChars="0"/>
        <w:jc w:val="left"/>
      </w:pPr>
      <w:bookmarkStart w:id="17" w:name="OLE_LINK21"/>
      <w:r>
        <w:rPr>
          <w:rFonts w:hint="eastAsia"/>
        </w:rPr>
        <w:t>Manage</w:t>
      </w:r>
      <w:r>
        <w:t xml:space="preserve"> the </w:t>
      </w:r>
      <w:r w:rsidR="004D1396">
        <w:t>delivery</w:t>
      </w:r>
      <w:r>
        <w:t xml:space="preserve"> </w:t>
      </w:r>
      <w:r w:rsidR="004D1396">
        <w:t xml:space="preserve">and operation </w:t>
      </w:r>
      <w:r>
        <w:t xml:space="preserve">of </w:t>
      </w:r>
      <w:r w:rsidR="004D1396">
        <w:t>suppliers.</w:t>
      </w:r>
    </w:p>
    <w:p w14:paraId="14AF4FC6" w14:textId="717088E7" w:rsidR="00FC2126" w:rsidRDefault="00FC2126" w:rsidP="00425BAD">
      <w:pPr>
        <w:pStyle w:val="a8"/>
        <w:numPr>
          <w:ilvl w:val="0"/>
          <w:numId w:val="8"/>
        </w:numPr>
        <w:ind w:firstLineChars="0"/>
        <w:jc w:val="left"/>
      </w:pPr>
      <w:bookmarkStart w:id="18" w:name="OLE_LINK20"/>
      <w:bookmarkEnd w:id="17"/>
      <w:r>
        <w:t>Manage the inventory level</w:t>
      </w:r>
      <w:r w:rsidR="00231284">
        <w:rPr>
          <w:rFonts w:hint="eastAsia"/>
        </w:rPr>
        <w:t xml:space="preserve"> along</w:t>
      </w:r>
      <w:r w:rsidR="00231284">
        <w:t xml:space="preserve"> </w:t>
      </w:r>
      <w:bookmarkStart w:id="19" w:name="OLE_LINK19"/>
      <w:r w:rsidR="00231284">
        <w:t xml:space="preserve">inventory costs </w:t>
      </w:r>
      <w:bookmarkEnd w:id="19"/>
      <w:r w:rsidR="00231284">
        <w:t xml:space="preserve">and </w:t>
      </w:r>
      <w:r w:rsidR="00231284">
        <w:rPr>
          <w:rFonts w:hint="eastAsia"/>
        </w:rPr>
        <w:t>security of</w:t>
      </w:r>
      <w:r w:rsidR="00231284">
        <w:t xml:space="preserve"> supply.</w:t>
      </w:r>
      <w:bookmarkEnd w:id="18"/>
    </w:p>
    <w:p w14:paraId="4847C730" w14:textId="77777777" w:rsidR="00425BAD" w:rsidRDefault="00425BAD" w:rsidP="00425BAD">
      <w:pPr>
        <w:pStyle w:val="a8"/>
        <w:numPr>
          <w:ilvl w:val="0"/>
          <w:numId w:val="8"/>
        </w:numPr>
        <w:ind w:firstLineChars="0"/>
        <w:jc w:val="left"/>
      </w:pPr>
      <w:r>
        <w:t>Release the 12 weeks rolling forecast</w:t>
      </w:r>
    </w:p>
    <w:p w14:paraId="04B14712" w14:textId="3577B3DE" w:rsidR="00425BAD" w:rsidRDefault="00425BAD" w:rsidP="00425BAD">
      <w:pPr>
        <w:pStyle w:val="a8"/>
        <w:numPr>
          <w:ilvl w:val="0"/>
          <w:numId w:val="8"/>
        </w:numPr>
        <w:ind w:firstLineChars="0"/>
        <w:jc w:val="left"/>
      </w:pPr>
      <w:r>
        <w:t xml:space="preserve">Track the </w:t>
      </w:r>
      <w:r w:rsidR="001C03DB">
        <w:t xml:space="preserve">risk </w:t>
      </w:r>
      <w:r>
        <w:t>parts delivery</w:t>
      </w:r>
    </w:p>
    <w:p w14:paraId="706AD021" w14:textId="77777777" w:rsidR="005E0AF5" w:rsidRDefault="005E0AF5"/>
    <w:p w14:paraId="4CBF79CC" w14:textId="2F00B2F3" w:rsidR="005E0AF5" w:rsidRDefault="00425BAD">
      <w:pPr>
        <w:shd w:val="clear" w:color="auto" w:fill="999999"/>
        <w:jc w:val="center"/>
        <w:rPr>
          <w:b/>
          <w:sz w:val="24"/>
          <w:szCs w:val="24"/>
        </w:rPr>
      </w:pPr>
      <w:r>
        <w:rPr>
          <w:b/>
          <w:sz w:val="24"/>
          <w:szCs w:val="24"/>
        </w:rPr>
        <w:t>Skills &amp;</w:t>
      </w:r>
      <w:ins w:id="20" w:author="Microsoft Office 用户" w:date="2018-06-02T21:29:00Z">
        <w:r w:rsidR="004E689C">
          <w:rPr>
            <w:b/>
            <w:sz w:val="24"/>
            <w:szCs w:val="24"/>
          </w:rPr>
          <w:t xml:space="preserve"> </w:t>
        </w:r>
      </w:ins>
      <w:r w:rsidR="0090783E">
        <w:rPr>
          <w:b/>
          <w:sz w:val="24"/>
          <w:szCs w:val="24"/>
        </w:rPr>
        <w:t>Others</w:t>
      </w:r>
    </w:p>
    <w:p w14:paraId="3AE40707" w14:textId="77777777" w:rsidR="009158D9" w:rsidRDefault="009158D9"/>
    <w:p w14:paraId="68B07208" w14:textId="0F30C426" w:rsidR="005E0AF5" w:rsidRDefault="00425BAD">
      <w:r>
        <w:t>Language</w:t>
      </w:r>
      <w:r w:rsidR="00F32562">
        <w:rPr>
          <w:rFonts w:hint="eastAsia"/>
        </w:rPr>
        <w:tab/>
      </w:r>
      <w:r w:rsidR="00F32562">
        <w:rPr>
          <w:rFonts w:hint="eastAsia"/>
        </w:rPr>
        <w:tab/>
      </w:r>
      <w:r w:rsidR="00F32562">
        <w:rPr>
          <w:rFonts w:hint="eastAsia"/>
        </w:rPr>
        <w:tab/>
      </w:r>
      <w:r w:rsidR="00F32562">
        <w:rPr>
          <w:rFonts w:hint="eastAsia"/>
        </w:rPr>
        <w:tab/>
      </w:r>
      <w:r w:rsidR="00F32562">
        <w:rPr>
          <w:rFonts w:hint="eastAsia"/>
        </w:rPr>
        <w:tab/>
      </w:r>
      <w:r>
        <w:tab/>
        <w:t xml:space="preserve">Chinese </w:t>
      </w:r>
      <w:r w:rsidR="00F32562">
        <w:rPr>
          <w:rFonts w:hint="eastAsia"/>
        </w:rPr>
        <w:t>&amp;</w:t>
      </w:r>
      <w:r>
        <w:rPr>
          <w:rFonts w:hint="eastAsia"/>
        </w:rPr>
        <w:t xml:space="preserve"> </w:t>
      </w:r>
      <w:r w:rsidR="00665002">
        <w:t>Shanghainese:</w:t>
      </w:r>
      <w:r w:rsidR="0090783E">
        <w:tab/>
        <w:t>Native</w:t>
      </w:r>
    </w:p>
    <w:p w14:paraId="53435CA8" w14:textId="143D1FDE" w:rsidR="00F32562" w:rsidRDefault="00425BAD" w:rsidP="004E689C">
      <w:pPr>
        <w:ind w:left="2520" w:firstLine="420"/>
      </w:pPr>
      <w:r>
        <w:t>English</w:t>
      </w:r>
      <w:r w:rsidR="00CA1F12">
        <w:rPr>
          <w:rFonts w:hint="eastAsia"/>
        </w:rPr>
        <w:t>：</w:t>
      </w:r>
      <w:r w:rsidR="0090783E">
        <w:tab/>
      </w:r>
      <w:r w:rsidR="0090783E">
        <w:tab/>
      </w:r>
      <w:r w:rsidR="0090783E">
        <w:tab/>
      </w:r>
      <w:r w:rsidR="0090783E">
        <w:tab/>
      </w:r>
      <w:r w:rsidR="0090783E">
        <w:tab/>
        <w:t xml:space="preserve">Fluent in </w:t>
      </w:r>
      <w:r w:rsidR="004E689C">
        <w:t>l</w:t>
      </w:r>
      <w:r>
        <w:rPr>
          <w:rFonts w:hint="eastAsia"/>
        </w:rPr>
        <w:t>istening</w:t>
      </w:r>
      <w:r>
        <w:t xml:space="preserve">; </w:t>
      </w:r>
      <w:r>
        <w:rPr>
          <w:rFonts w:hint="eastAsia"/>
        </w:rPr>
        <w:t>Speaking;</w:t>
      </w:r>
      <w:r>
        <w:t xml:space="preserve"> </w:t>
      </w:r>
      <w:r>
        <w:rPr>
          <w:rFonts w:hint="eastAsia"/>
        </w:rPr>
        <w:t>Reading; Writing</w:t>
      </w:r>
    </w:p>
    <w:p w14:paraId="5AC72721" w14:textId="0825E3CB" w:rsidR="002D0977" w:rsidRDefault="00425BAD" w:rsidP="002D0977">
      <w:pPr>
        <w:ind w:left="2694" w:hanging="2694"/>
        <w:rPr>
          <w:rFonts w:ascii="Tahoma" w:hAnsi="Tahoma"/>
          <w:szCs w:val="21"/>
        </w:rPr>
      </w:pPr>
      <w:r>
        <w:rPr>
          <w:rFonts w:hint="eastAsia"/>
        </w:rPr>
        <w:t>C</w:t>
      </w:r>
      <w:r>
        <w:t>ertificat</w:t>
      </w:r>
      <w:r>
        <w:rPr>
          <w:rFonts w:hint="eastAsia"/>
        </w:rPr>
        <w:t>ion</w:t>
      </w:r>
      <w:r w:rsidR="000D09ED">
        <w:rPr>
          <w:rFonts w:hint="eastAsia"/>
        </w:rPr>
        <w:tab/>
      </w:r>
      <w:r w:rsidR="000D09ED" w:rsidRPr="000D09ED">
        <w:rPr>
          <w:rFonts w:ascii="Tahoma" w:hAnsi="Tahoma" w:hint="eastAsia"/>
          <w:szCs w:val="21"/>
        </w:rPr>
        <w:t xml:space="preserve">- </w:t>
      </w:r>
      <w:r w:rsidR="000D09ED" w:rsidRPr="000D09ED">
        <w:rPr>
          <w:rFonts w:ascii="Tahoma" w:hAnsi="Tahoma" w:hint="eastAsia"/>
          <w:szCs w:val="21"/>
        </w:rPr>
        <w:tab/>
      </w:r>
      <w:r w:rsidR="004A1FBF">
        <w:rPr>
          <w:rFonts w:ascii="Tahoma" w:hAnsi="Tahoma" w:hint="eastAsia"/>
          <w:szCs w:val="21"/>
        </w:rPr>
        <w:t>Process-Auditor to VDA6.3</w:t>
      </w:r>
      <w:r w:rsidR="002D0977">
        <w:rPr>
          <w:rFonts w:ascii="Tahoma" w:hAnsi="Tahoma" w:hint="eastAsia"/>
          <w:szCs w:val="21"/>
        </w:rPr>
        <w:t xml:space="preserve"> </w:t>
      </w:r>
      <w:r w:rsidR="002D0977">
        <w:rPr>
          <w:rFonts w:ascii="Tahoma" w:hAnsi="Tahoma" w:hint="eastAsia"/>
          <w:szCs w:val="21"/>
        </w:rPr>
        <w:tab/>
      </w:r>
      <w:r w:rsidR="0090783E">
        <w:rPr>
          <w:rFonts w:ascii="Tahoma" w:hAnsi="Tahoma"/>
          <w:szCs w:val="21"/>
        </w:rPr>
        <w:t xml:space="preserve">Issuing </w:t>
      </w:r>
      <w:r>
        <w:rPr>
          <w:rFonts w:ascii="Tahoma" w:hAnsi="Tahoma" w:hint="eastAsia"/>
          <w:szCs w:val="21"/>
        </w:rPr>
        <w:t>Date</w:t>
      </w:r>
      <w:r w:rsidR="000D09ED" w:rsidRPr="006A530E">
        <w:rPr>
          <w:rFonts w:ascii="Tahoma" w:hAnsi="Tahoma" w:hint="eastAsia"/>
          <w:szCs w:val="21"/>
        </w:rPr>
        <w:t>：</w:t>
      </w:r>
      <w:r w:rsidR="002D0977">
        <w:rPr>
          <w:rFonts w:ascii="Tahoma" w:hAnsi="Tahoma" w:hint="eastAsia"/>
          <w:szCs w:val="21"/>
        </w:rPr>
        <w:t>2011,10,21 Shanghai</w:t>
      </w:r>
    </w:p>
    <w:p w14:paraId="22AC9D29" w14:textId="513CD92D" w:rsidR="000D09ED" w:rsidRDefault="00425BAD" w:rsidP="002D0977">
      <w:pPr>
        <w:ind w:left="2694" w:firstLine="246"/>
        <w:rPr>
          <w:rFonts w:ascii="Tahoma" w:hAnsi="Tahoma"/>
          <w:szCs w:val="21"/>
        </w:rPr>
      </w:pPr>
      <w:r>
        <w:rPr>
          <w:rFonts w:ascii="Tahoma" w:hAnsi="Tahoma" w:hint="eastAsia"/>
          <w:szCs w:val="21"/>
        </w:rPr>
        <w:t>No</w:t>
      </w:r>
      <w:r w:rsidR="000D09ED" w:rsidRPr="006A530E">
        <w:rPr>
          <w:rFonts w:ascii="Tahoma" w:hAnsi="Tahoma" w:hint="eastAsia"/>
          <w:szCs w:val="21"/>
        </w:rPr>
        <w:t>：</w:t>
      </w:r>
      <w:r w:rsidR="000D09ED" w:rsidRPr="006A530E">
        <w:rPr>
          <w:rFonts w:ascii="Tahoma" w:hAnsi="Tahoma" w:hint="eastAsia"/>
          <w:szCs w:val="21"/>
        </w:rPr>
        <w:t>CN/6.3/1011016</w:t>
      </w:r>
      <w:r w:rsidR="002D0977">
        <w:rPr>
          <w:rFonts w:ascii="Tahoma" w:hAnsi="Tahoma" w:hint="eastAsia"/>
          <w:szCs w:val="21"/>
        </w:rPr>
        <w:tab/>
      </w:r>
      <w:r>
        <w:rPr>
          <w:rFonts w:ascii="Tahoma" w:hAnsi="Tahoma"/>
          <w:szCs w:val="21"/>
        </w:rPr>
        <w:tab/>
      </w:r>
      <w:r>
        <w:rPr>
          <w:rFonts w:ascii="Tahoma" w:hAnsi="Tahoma"/>
          <w:szCs w:val="21"/>
        </w:rPr>
        <w:tab/>
      </w:r>
      <w:r>
        <w:rPr>
          <w:rFonts w:ascii="Tahoma" w:hAnsi="Tahoma" w:hint="eastAsia"/>
          <w:szCs w:val="21"/>
        </w:rPr>
        <w:t>Issuing authority</w:t>
      </w:r>
      <w:r w:rsidR="000D09ED" w:rsidRPr="006A530E">
        <w:rPr>
          <w:rFonts w:ascii="Tahoma" w:hAnsi="Tahoma" w:hint="eastAsia"/>
          <w:szCs w:val="21"/>
        </w:rPr>
        <w:t>：</w:t>
      </w:r>
      <w:r w:rsidR="000D09ED" w:rsidRPr="006A530E">
        <w:rPr>
          <w:rFonts w:ascii="Tahoma" w:hAnsi="Tahoma" w:hint="eastAsia"/>
          <w:szCs w:val="21"/>
        </w:rPr>
        <w:t>VDA</w:t>
      </w:r>
    </w:p>
    <w:p w14:paraId="03D5DAA2" w14:textId="77F3E2A1" w:rsidR="002D0977" w:rsidRPr="002D0977" w:rsidRDefault="002D0977" w:rsidP="00EF503C">
      <w:pPr>
        <w:pStyle w:val="a8"/>
        <w:ind w:left="2694" w:firstLineChars="0" w:firstLine="0"/>
        <w:rPr>
          <w:rFonts w:ascii="Tahoma" w:hAnsi="Tahoma"/>
          <w:szCs w:val="21"/>
        </w:rPr>
      </w:pPr>
      <w:r>
        <w:rPr>
          <w:rFonts w:ascii="Tahoma" w:hAnsi="Tahoma" w:hint="eastAsia"/>
          <w:szCs w:val="21"/>
        </w:rPr>
        <w:t xml:space="preserve">- </w:t>
      </w:r>
      <w:r w:rsidR="00EF503C">
        <w:rPr>
          <w:rFonts w:ascii="Tahoma" w:hAnsi="Tahoma"/>
          <w:szCs w:val="21"/>
        </w:rPr>
        <w:tab/>
      </w:r>
      <w:r w:rsidR="000D09ED" w:rsidRPr="002D0977">
        <w:rPr>
          <w:rFonts w:ascii="Tahoma" w:hAnsi="Tahoma" w:hint="eastAsia"/>
          <w:szCs w:val="21"/>
        </w:rPr>
        <w:t>Internal Process Auditor</w:t>
      </w:r>
      <w:r>
        <w:rPr>
          <w:rFonts w:ascii="Tahoma" w:hAnsi="Tahoma" w:hint="eastAsia"/>
          <w:szCs w:val="21"/>
        </w:rPr>
        <w:tab/>
      </w:r>
      <w:r>
        <w:rPr>
          <w:rFonts w:ascii="Tahoma" w:hAnsi="Tahoma" w:hint="eastAsia"/>
          <w:szCs w:val="21"/>
        </w:rPr>
        <w:tab/>
      </w:r>
      <w:r w:rsidR="00425BAD">
        <w:rPr>
          <w:rFonts w:ascii="Tahoma" w:hAnsi="Tahoma" w:hint="eastAsia"/>
          <w:szCs w:val="21"/>
        </w:rPr>
        <w:t>Date</w:t>
      </w:r>
      <w:r w:rsidR="000D09ED" w:rsidRPr="002D0977">
        <w:rPr>
          <w:rFonts w:ascii="Tahoma" w:hAnsi="Tahoma" w:hint="eastAsia"/>
          <w:szCs w:val="21"/>
        </w:rPr>
        <w:t>：</w:t>
      </w:r>
      <w:r w:rsidRPr="002D0977">
        <w:rPr>
          <w:rFonts w:ascii="Tahoma" w:hAnsi="Tahoma" w:hint="eastAsia"/>
          <w:szCs w:val="21"/>
        </w:rPr>
        <w:t>2006,8,13 Shanghai</w:t>
      </w:r>
    </w:p>
    <w:p w14:paraId="35615ECC" w14:textId="15EEC5B8" w:rsidR="000D09ED" w:rsidRPr="002D0977" w:rsidRDefault="00425BAD" w:rsidP="002D0977">
      <w:pPr>
        <w:pStyle w:val="a8"/>
        <w:ind w:left="5880" w:firstLineChars="0" w:firstLine="0"/>
        <w:rPr>
          <w:rFonts w:ascii="Tahoma" w:hAnsi="Tahoma"/>
          <w:szCs w:val="21"/>
        </w:rPr>
      </w:pPr>
      <w:r>
        <w:rPr>
          <w:rFonts w:ascii="Tahoma" w:hAnsi="Tahoma" w:hint="eastAsia"/>
          <w:szCs w:val="21"/>
        </w:rPr>
        <w:t>Issuing authority</w:t>
      </w:r>
      <w:r w:rsidR="000D09ED" w:rsidRPr="002D0977">
        <w:rPr>
          <w:rFonts w:ascii="Tahoma" w:hAnsi="Tahoma" w:hint="eastAsia"/>
          <w:szCs w:val="21"/>
        </w:rPr>
        <w:t>：</w:t>
      </w:r>
      <w:r w:rsidR="0090783E" w:rsidRPr="002D0977">
        <w:rPr>
          <w:rFonts w:ascii="Tahoma" w:hAnsi="Tahoma" w:hint="eastAsia"/>
          <w:szCs w:val="21"/>
        </w:rPr>
        <w:t>T</w:t>
      </w:r>
      <w:r w:rsidR="0090783E">
        <w:rPr>
          <w:rFonts w:ascii="Tahoma" w:hAnsi="Tahoma" w:hint="eastAsia"/>
          <w:szCs w:val="21"/>
        </w:rPr>
        <w:t>Ü</w:t>
      </w:r>
      <w:r w:rsidR="0090783E" w:rsidRPr="002D0977">
        <w:rPr>
          <w:rFonts w:ascii="Tahoma" w:hAnsi="Tahoma" w:hint="eastAsia"/>
          <w:szCs w:val="21"/>
        </w:rPr>
        <w:t>V</w:t>
      </w:r>
    </w:p>
    <w:p w14:paraId="3A141587" w14:textId="1AE6AE3B" w:rsidR="00F32562" w:rsidRDefault="00425BAD">
      <w:r>
        <w:rPr>
          <w:rFonts w:hint="eastAsia"/>
        </w:rPr>
        <w:t>PC ability</w:t>
      </w:r>
      <w:r>
        <w:rPr>
          <w:rFonts w:hint="eastAsia"/>
        </w:rPr>
        <w:tab/>
      </w:r>
      <w:r w:rsidR="00F32562">
        <w:rPr>
          <w:rFonts w:hint="eastAsia"/>
        </w:rPr>
        <w:tab/>
      </w:r>
      <w:r w:rsidR="00F32562">
        <w:rPr>
          <w:rFonts w:hint="eastAsia"/>
        </w:rPr>
        <w:tab/>
      </w:r>
      <w:r w:rsidR="00F32562">
        <w:rPr>
          <w:rFonts w:hint="eastAsia"/>
        </w:rPr>
        <w:tab/>
      </w:r>
      <w:r w:rsidR="00F32562">
        <w:rPr>
          <w:rFonts w:hint="eastAsia"/>
        </w:rPr>
        <w:tab/>
      </w:r>
      <w:r w:rsidR="00F32562">
        <w:rPr>
          <w:rFonts w:hint="eastAsia"/>
        </w:rPr>
        <w:tab/>
        <w:t>MS-Office, SAP, ERP</w:t>
      </w:r>
    </w:p>
    <w:p w14:paraId="4E3231FE" w14:textId="2476C959" w:rsidR="00F32562" w:rsidRDefault="00425BAD">
      <w:r>
        <w:rPr>
          <w:rFonts w:hint="eastAsia"/>
        </w:rPr>
        <w:t>Driving license</w:t>
      </w:r>
      <w:r>
        <w:rPr>
          <w:rFonts w:hint="eastAsia"/>
        </w:rPr>
        <w:tab/>
      </w:r>
      <w:r>
        <w:rPr>
          <w:rFonts w:hint="eastAsia"/>
        </w:rPr>
        <w:tab/>
      </w:r>
      <w:r>
        <w:rPr>
          <w:rFonts w:hint="eastAsia"/>
        </w:rPr>
        <w:tab/>
      </w:r>
      <w:r>
        <w:rPr>
          <w:rFonts w:hint="eastAsia"/>
        </w:rPr>
        <w:tab/>
      </w:r>
      <w:r>
        <w:rPr>
          <w:rFonts w:hint="eastAsia"/>
        </w:rPr>
        <w:tab/>
      </w:r>
      <w:r w:rsidR="00F32562">
        <w:rPr>
          <w:rFonts w:hint="eastAsia"/>
        </w:rPr>
        <w:t>C1</w:t>
      </w:r>
    </w:p>
    <w:tbl>
      <w:tblPr>
        <w:tblW w:w="0" w:type="auto"/>
        <w:tblInd w:w="123" w:type="dxa"/>
        <w:tblLook w:val="0000" w:firstRow="0" w:lastRow="0" w:firstColumn="0" w:lastColumn="0" w:noHBand="0" w:noVBand="0"/>
      </w:tblPr>
      <w:tblGrid>
        <w:gridCol w:w="2896"/>
        <w:gridCol w:w="6239"/>
      </w:tblGrid>
      <w:tr w:rsidR="00FD1EC4" w14:paraId="3519541D" w14:textId="77777777" w:rsidTr="00163060">
        <w:tc>
          <w:tcPr>
            <w:tcW w:w="2896" w:type="dxa"/>
          </w:tcPr>
          <w:p w14:paraId="5F35DAD1" w14:textId="77777777" w:rsidR="00FD1EC4" w:rsidRDefault="00FD1EC4" w:rsidP="00163060"/>
        </w:tc>
        <w:tc>
          <w:tcPr>
            <w:tcW w:w="6239" w:type="dxa"/>
          </w:tcPr>
          <w:p w14:paraId="301873A5" w14:textId="77777777" w:rsidR="00FD1EC4" w:rsidRDefault="00FD1EC4" w:rsidP="00163060">
            <w:pPr>
              <w:ind w:left="15"/>
            </w:pPr>
          </w:p>
        </w:tc>
      </w:tr>
      <w:tr w:rsidR="00FD1EC4" w14:paraId="3BE85F76" w14:textId="77777777" w:rsidTr="00163060">
        <w:tc>
          <w:tcPr>
            <w:tcW w:w="2896" w:type="dxa"/>
          </w:tcPr>
          <w:p w14:paraId="27BCA7D7" w14:textId="27A79E6F" w:rsidR="00FD1EC4" w:rsidRDefault="00FD1EC4" w:rsidP="00163060"/>
        </w:tc>
        <w:tc>
          <w:tcPr>
            <w:tcW w:w="6239" w:type="dxa"/>
          </w:tcPr>
          <w:p w14:paraId="0B7FABA4" w14:textId="7007B489" w:rsidR="00FD1EC4" w:rsidRDefault="00FD1EC4" w:rsidP="00163060">
            <w:pPr>
              <w:ind w:left="15"/>
            </w:pPr>
          </w:p>
        </w:tc>
      </w:tr>
    </w:tbl>
    <w:p w14:paraId="6D19C128" w14:textId="77777777" w:rsidR="009422B5" w:rsidRPr="009422B5" w:rsidRDefault="009422B5"/>
    <w:sectPr w:rsidR="009422B5" w:rsidRPr="009422B5" w:rsidSect="009F4833">
      <w:headerReference w:type="default" r:id="rId9"/>
      <w:footerReference w:type="even" r:id="rId10"/>
      <w:footerReference w:type="default" r:id="rId11"/>
      <w:pgSz w:w="11906" w:h="16838"/>
      <w:pgMar w:top="1440" w:right="1134" w:bottom="1440"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DE6FB20" w14:textId="77777777" w:rsidR="0017049D" w:rsidRDefault="0017049D">
      <w:r>
        <w:separator/>
      </w:r>
    </w:p>
  </w:endnote>
  <w:endnote w:type="continuationSeparator" w:id="0">
    <w:p w14:paraId="0453DA8E" w14:textId="77777777" w:rsidR="0017049D" w:rsidRDefault="001704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Heiti SC Light">
    <w:panose1 w:val="02000000000000000000"/>
    <w:charset w:val="80"/>
    <w:family w:val="auto"/>
    <w:pitch w:val="variable"/>
    <w:sig w:usb0="8000002F" w:usb1="0807004A" w:usb2="00000010" w:usb3="00000000" w:csb0="003E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EEF345" w14:textId="77777777" w:rsidR="005A1DF5" w:rsidRDefault="005A1DF5" w:rsidP="00AE1193">
    <w:pPr>
      <w:pStyle w:val="a4"/>
      <w:framePr w:wrap="around" w:vAnchor="text" w:hAnchor="margin" w:xAlign="right" w:y="1"/>
      <w:rPr>
        <w:rStyle w:val="a9"/>
      </w:rPr>
    </w:pPr>
    <w:r>
      <w:rPr>
        <w:rStyle w:val="a9"/>
      </w:rPr>
      <w:fldChar w:fldCharType="begin"/>
    </w:r>
    <w:r>
      <w:rPr>
        <w:rStyle w:val="a9"/>
      </w:rPr>
      <w:instrText xml:space="preserve">PAGE  </w:instrText>
    </w:r>
    <w:r>
      <w:rPr>
        <w:rStyle w:val="a9"/>
      </w:rPr>
      <w:fldChar w:fldCharType="end"/>
    </w:r>
  </w:p>
  <w:p w14:paraId="667A87DF" w14:textId="77777777" w:rsidR="005A1DF5" w:rsidRDefault="005A1DF5" w:rsidP="00F27019">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F79666" w14:textId="6D9DB434" w:rsidR="005A1DF5" w:rsidRDefault="005A1DF5" w:rsidP="00AE1193">
    <w:pPr>
      <w:pStyle w:val="a4"/>
      <w:framePr w:wrap="around" w:vAnchor="text" w:hAnchor="margin" w:xAlign="right" w:y="1"/>
      <w:rPr>
        <w:rStyle w:val="a9"/>
      </w:rPr>
    </w:pPr>
    <w:r>
      <w:rPr>
        <w:rStyle w:val="a9"/>
      </w:rPr>
      <w:fldChar w:fldCharType="begin"/>
    </w:r>
    <w:r>
      <w:rPr>
        <w:rStyle w:val="a9"/>
      </w:rPr>
      <w:instrText xml:space="preserve">PAGE  </w:instrText>
    </w:r>
    <w:r>
      <w:rPr>
        <w:rStyle w:val="a9"/>
      </w:rPr>
      <w:fldChar w:fldCharType="separate"/>
    </w:r>
    <w:r w:rsidR="00270FF4">
      <w:rPr>
        <w:rStyle w:val="a9"/>
        <w:noProof/>
      </w:rPr>
      <w:t>2</w:t>
    </w:r>
    <w:r>
      <w:rPr>
        <w:rStyle w:val="a9"/>
      </w:rPr>
      <w:fldChar w:fldCharType="end"/>
    </w:r>
  </w:p>
  <w:p w14:paraId="1F728DD3" w14:textId="77777777" w:rsidR="005A1DF5" w:rsidRDefault="005A1DF5" w:rsidP="00F27019">
    <w:pPr>
      <w:pStyle w:val="a4"/>
      <w:ind w:right="360"/>
      <w:jc w:val="center"/>
      <w:rPr>
        <w:rStyle w:val="a9"/>
      </w:rPr>
    </w:pPr>
  </w:p>
  <w:p w14:paraId="08B78CEE" w14:textId="77777777" w:rsidR="005A1DF5" w:rsidRDefault="005A1DF5" w:rsidP="0003554B">
    <w:pPr>
      <w:pStyle w:val="a4"/>
      <w:jc w:val="center"/>
      <w:rPr>
        <w:rStyle w:val="a9"/>
      </w:rPr>
    </w:pPr>
  </w:p>
  <w:p w14:paraId="47293ECA" w14:textId="7A9D94A6" w:rsidR="005A1DF5" w:rsidRDefault="005A1DF5" w:rsidP="0003554B">
    <w:pPr>
      <w:pStyle w:val="a4"/>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408E803" w14:textId="77777777" w:rsidR="0017049D" w:rsidRDefault="0017049D">
      <w:r>
        <w:separator/>
      </w:r>
    </w:p>
  </w:footnote>
  <w:footnote w:type="continuationSeparator" w:id="0">
    <w:p w14:paraId="6E11E5F3" w14:textId="77777777" w:rsidR="0017049D" w:rsidRDefault="001704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6663" w:type="dxa"/>
      <w:tblInd w:w="3936" w:type="dxa"/>
      <w:tblLook w:val="0000" w:firstRow="0" w:lastRow="0" w:firstColumn="0" w:lastColumn="0" w:noHBand="0" w:noVBand="0"/>
    </w:tblPr>
    <w:tblGrid>
      <w:gridCol w:w="1843"/>
      <w:gridCol w:w="4820"/>
    </w:tblGrid>
    <w:tr w:rsidR="005A1DF5" w14:paraId="2EC55D26" w14:textId="77777777" w:rsidTr="008F166C">
      <w:tc>
        <w:tcPr>
          <w:tcW w:w="1843" w:type="dxa"/>
          <w:vAlign w:val="center"/>
        </w:tcPr>
        <w:p w14:paraId="51D1A866" w14:textId="5C2738F6" w:rsidR="005A1DF5" w:rsidRDefault="005A1DF5" w:rsidP="00713670">
          <w:pPr>
            <w:pStyle w:val="a3"/>
            <w:pBdr>
              <w:bottom w:val="none" w:sz="0" w:space="0" w:color="auto"/>
            </w:pBdr>
            <w:wordWrap w:val="0"/>
            <w:ind w:left="293" w:rightChars="16" w:right="34" w:hangingChars="162" w:hanging="293"/>
            <w:jc w:val="both"/>
            <w:rPr>
              <w:b/>
            </w:rPr>
          </w:pPr>
        </w:p>
      </w:tc>
      <w:tc>
        <w:tcPr>
          <w:tcW w:w="4820" w:type="dxa"/>
        </w:tcPr>
        <w:p w14:paraId="029F27C5" w14:textId="4831A4F0" w:rsidR="005A1DF5" w:rsidRDefault="005A1DF5" w:rsidP="00713670">
          <w:pPr>
            <w:pStyle w:val="a3"/>
            <w:pBdr>
              <w:bottom w:val="none" w:sz="0" w:space="0" w:color="auto"/>
            </w:pBdr>
            <w:tabs>
              <w:tab w:val="clear" w:pos="4153"/>
              <w:tab w:val="center" w:pos="4261"/>
            </w:tabs>
            <w:wordWrap w:val="0"/>
            <w:ind w:left="293" w:rightChars="16" w:right="34" w:hangingChars="162" w:hanging="293"/>
            <w:jc w:val="left"/>
            <w:rPr>
              <w:b/>
            </w:rPr>
          </w:pPr>
        </w:p>
      </w:tc>
    </w:tr>
    <w:tr w:rsidR="005A1DF5" w14:paraId="43476D75" w14:textId="77777777" w:rsidTr="008F166C">
      <w:tc>
        <w:tcPr>
          <w:tcW w:w="1843" w:type="dxa"/>
          <w:vAlign w:val="center"/>
        </w:tcPr>
        <w:p w14:paraId="64935791" w14:textId="1BC8E02A" w:rsidR="005A1DF5" w:rsidRDefault="00FF0CAF" w:rsidP="00713670">
          <w:pPr>
            <w:pStyle w:val="a3"/>
            <w:pBdr>
              <w:bottom w:val="none" w:sz="0" w:space="0" w:color="auto"/>
            </w:pBdr>
            <w:wordWrap w:val="0"/>
            <w:ind w:left="293" w:rightChars="16" w:right="34" w:hangingChars="162" w:hanging="293"/>
            <w:jc w:val="both"/>
            <w:rPr>
              <w:b/>
            </w:rPr>
          </w:pPr>
          <w:r>
            <w:rPr>
              <w:rFonts w:hint="eastAsia"/>
              <w:b/>
            </w:rPr>
            <w:t>Mobile Phone:</w:t>
          </w:r>
        </w:p>
      </w:tc>
      <w:tc>
        <w:tcPr>
          <w:tcW w:w="4820" w:type="dxa"/>
        </w:tcPr>
        <w:p w14:paraId="03934194" w14:textId="713972CA" w:rsidR="005A1DF5" w:rsidRDefault="005A1DF5" w:rsidP="00852721">
          <w:pPr>
            <w:pStyle w:val="a3"/>
            <w:pBdr>
              <w:bottom w:val="none" w:sz="0" w:space="0" w:color="auto"/>
            </w:pBdr>
            <w:wordWrap w:val="0"/>
            <w:ind w:left="292" w:rightChars="16" w:right="34" w:hangingChars="162" w:hanging="292"/>
            <w:jc w:val="left"/>
            <w:rPr>
              <w:b/>
            </w:rPr>
          </w:pPr>
          <w:r>
            <w:rPr>
              <w:rFonts w:hint="eastAsia"/>
            </w:rPr>
            <w:t>+86 137 6105 8893</w:t>
          </w:r>
        </w:p>
      </w:tc>
    </w:tr>
    <w:tr w:rsidR="005A1DF5" w14:paraId="1386F565" w14:textId="77777777" w:rsidTr="008F166C">
      <w:tc>
        <w:tcPr>
          <w:tcW w:w="1843" w:type="dxa"/>
          <w:vAlign w:val="center"/>
        </w:tcPr>
        <w:p w14:paraId="263EFF2B" w14:textId="27258EAA" w:rsidR="005A1DF5" w:rsidRDefault="00FF0CAF" w:rsidP="00713670">
          <w:pPr>
            <w:pStyle w:val="a3"/>
            <w:pBdr>
              <w:bottom w:val="none" w:sz="0" w:space="0" w:color="auto"/>
            </w:pBdr>
            <w:wordWrap w:val="0"/>
            <w:ind w:left="293" w:rightChars="16" w:right="34" w:hangingChars="162" w:hanging="293"/>
            <w:jc w:val="both"/>
            <w:rPr>
              <w:b/>
            </w:rPr>
          </w:pPr>
          <w:r>
            <w:rPr>
              <w:rFonts w:hint="eastAsia"/>
              <w:b/>
            </w:rPr>
            <w:t>E-Mail Address:</w:t>
          </w:r>
        </w:p>
      </w:tc>
      <w:tc>
        <w:tcPr>
          <w:tcW w:w="4820" w:type="dxa"/>
        </w:tcPr>
        <w:p w14:paraId="59CFCA0B" w14:textId="615EA6FE" w:rsidR="005A1DF5" w:rsidRDefault="005A1DF5" w:rsidP="00852721">
          <w:pPr>
            <w:pStyle w:val="a3"/>
            <w:pBdr>
              <w:bottom w:val="none" w:sz="0" w:space="0" w:color="auto"/>
            </w:pBdr>
            <w:wordWrap w:val="0"/>
            <w:ind w:left="292" w:rightChars="16" w:right="34" w:hangingChars="162" w:hanging="292"/>
            <w:jc w:val="left"/>
            <w:rPr>
              <w:b/>
            </w:rPr>
          </w:pPr>
          <w:r w:rsidRPr="00852721">
            <w:t>L</w:t>
          </w:r>
          <w:r w:rsidRPr="00852721">
            <w:rPr>
              <w:rFonts w:hint="eastAsia"/>
            </w:rPr>
            <w:t>ijiajun</w:t>
          </w:r>
          <w:r>
            <w:t>_vwpt@163.com</w:t>
          </w:r>
        </w:p>
      </w:tc>
    </w:tr>
  </w:tbl>
  <w:p w14:paraId="3B80DEA9" w14:textId="77777777" w:rsidR="005A1DF5" w:rsidRDefault="005A1DF5">
    <w:pPr>
      <w:pStyle w:val="a3"/>
      <w:wordWrap w:val="0"/>
      <w:jc w:val="right"/>
    </w:pP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9B3F96"/>
    <w:multiLevelType w:val="hybridMultilevel"/>
    <w:tmpl w:val="41ACF60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83F0BC8"/>
    <w:multiLevelType w:val="hybridMultilevel"/>
    <w:tmpl w:val="6048314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AEC342A"/>
    <w:multiLevelType w:val="hybridMultilevel"/>
    <w:tmpl w:val="0C5A31D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0136DAB"/>
    <w:multiLevelType w:val="hybridMultilevel"/>
    <w:tmpl w:val="2BA83C0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11FD1709"/>
    <w:multiLevelType w:val="hybridMultilevel"/>
    <w:tmpl w:val="00000000"/>
    <w:lvl w:ilvl="0" w:tplc="DEA293C8">
      <w:start w:val="1"/>
      <w:numFmt w:val="bullet"/>
      <w:lvlRestart w:val="0"/>
      <w:lvlText w:val=""/>
      <w:lvlJc w:val="left"/>
      <w:pPr>
        <w:tabs>
          <w:tab w:val="num" w:pos="420"/>
        </w:tabs>
        <w:ind w:left="420" w:hanging="420"/>
      </w:pPr>
      <w:rPr>
        <w:rFonts w:ascii="Wingdings" w:hAnsi="Wingdings" w:hint="default"/>
      </w:rPr>
    </w:lvl>
    <w:lvl w:ilvl="1" w:tplc="04A800DE">
      <w:start w:val="1"/>
      <w:numFmt w:val="bullet"/>
      <w:lvlRestart w:val="0"/>
      <w:lvlText w:val=""/>
      <w:lvlJc w:val="left"/>
      <w:pPr>
        <w:tabs>
          <w:tab w:val="num" w:pos="840"/>
        </w:tabs>
        <w:ind w:left="840" w:hanging="420"/>
      </w:pPr>
      <w:rPr>
        <w:rFonts w:ascii="Wingdings" w:hAnsi="Wingdings" w:hint="default"/>
      </w:rPr>
    </w:lvl>
    <w:lvl w:ilvl="2" w:tplc="C15C7366">
      <w:start w:val="1"/>
      <w:numFmt w:val="bullet"/>
      <w:lvlRestart w:val="0"/>
      <w:lvlText w:val=""/>
      <w:lvlJc w:val="left"/>
      <w:pPr>
        <w:tabs>
          <w:tab w:val="num" w:pos="1260"/>
        </w:tabs>
        <w:ind w:left="1260" w:hanging="420"/>
      </w:pPr>
      <w:rPr>
        <w:rFonts w:ascii="Wingdings" w:hAnsi="Wingdings" w:hint="default"/>
      </w:rPr>
    </w:lvl>
    <w:lvl w:ilvl="3" w:tplc="7C10E9B6">
      <w:start w:val="1"/>
      <w:numFmt w:val="bullet"/>
      <w:lvlRestart w:val="0"/>
      <w:lvlText w:val=""/>
      <w:lvlJc w:val="left"/>
      <w:pPr>
        <w:tabs>
          <w:tab w:val="num" w:pos="1680"/>
        </w:tabs>
        <w:ind w:left="1680" w:hanging="420"/>
      </w:pPr>
      <w:rPr>
        <w:rFonts w:ascii="Wingdings" w:hAnsi="Wingdings" w:hint="default"/>
      </w:rPr>
    </w:lvl>
    <w:lvl w:ilvl="4" w:tplc="6F14F40C">
      <w:start w:val="1"/>
      <w:numFmt w:val="bullet"/>
      <w:lvlRestart w:val="0"/>
      <w:lvlText w:val=""/>
      <w:lvlJc w:val="left"/>
      <w:pPr>
        <w:tabs>
          <w:tab w:val="num" w:pos="2100"/>
        </w:tabs>
        <w:ind w:left="2100" w:hanging="420"/>
      </w:pPr>
      <w:rPr>
        <w:rFonts w:ascii="Wingdings" w:hAnsi="Wingdings" w:hint="default"/>
      </w:rPr>
    </w:lvl>
    <w:lvl w:ilvl="5" w:tplc="39DE4EB2">
      <w:start w:val="1"/>
      <w:numFmt w:val="bullet"/>
      <w:lvlRestart w:val="0"/>
      <w:lvlText w:val=""/>
      <w:lvlJc w:val="left"/>
      <w:pPr>
        <w:tabs>
          <w:tab w:val="num" w:pos="2520"/>
        </w:tabs>
        <w:ind w:left="2520" w:hanging="420"/>
      </w:pPr>
      <w:rPr>
        <w:rFonts w:ascii="Wingdings" w:hAnsi="Wingdings" w:hint="default"/>
      </w:rPr>
    </w:lvl>
    <w:lvl w:ilvl="6" w:tplc="829C334A">
      <w:start w:val="1"/>
      <w:numFmt w:val="bullet"/>
      <w:lvlRestart w:val="0"/>
      <w:lvlText w:val=""/>
      <w:lvlJc w:val="left"/>
      <w:pPr>
        <w:tabs>
          <w:tab w:val="num" w:pos="2940"/>
        </w:tabs>
        <w:ind w:left="2940" w:hanging="420"/>
      </w:pPr>
      <w:rPr>
        <w:rFonts w:ascii="Wingdings" w:hAnsi="Wingdings" w:hint="default"/>
      </w:rPr>
    </w:lvl>
    <w:lvl w:ilvl="7" w:tplc="1A188C5C">
      <w:start w:val="1"/>
      <w:numFmt w:val="bullet"/>
      <w:lvlRestart w:val="0"/>
      <w:lvlText w:val=""/>
      <w:lvlJc w:val="left"/>
      <w:pPr>
        <w:tabs>
          <w:tab w:val="num" w:pos="3360"/>
        </w:tabs>
        <w:ind w:left="3360" w:hanging="420"/>
      </w:pPr>
      <w:rPr>
        <w:rFonts w:ascii="Wingdings" w:hAnsi="Wingdings" w:hint="default"/>
      </w:rPr>
    </w:lvl>
    <w:lvl w:ilvl="8" w:tplc="3816F762">
      <w:start w:val="1"/>
      <w:numFmt w:val="bullet"/>
      <w:lvlRestart w:val="0"/>
      <w:lvlText w:val=""/>
      <w:lvlJc w:val="left"/>
      <w:pPr>
        <w:tabs>
          <w:tab w:val="num" w:pos="3780"/>
        </w:tabs>
        <w:ind w:left="3780" w:hanging="420"/>
      </w:pPr>
      <w:rPr>
        <w:rFonts w:ascii="Wingdings" w:hAnsi="Wingdings" w:hint="default"/>
      </w:rPr>
    </w:lvl>
  </w:abstractNum>
  <w:abstractNum w:abstractNumId="5" w15:restartNumberingAfterBreak="0">
    <w:nsid w:val="23B8787B"/>
    <w:multiLevelType w:val="hybridMultilevel"/>
    <w:tmpl w:val="CE40190A"/>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15:restartNumberingAfterBreak="0">
    <w:nsid w:val="2C085ECE"/>
    <w:multiLevelType w:val="hybridMultilevel"/>
    <w:tmpl w:val="1DF48248"/>
    <w:lvl w:ilvl="0" w:tplc="0409000B">
      <w:start w:val="1"/>
      <w:numFmt w:val="bullet"/>
      <w:lvlText w:val=""/>
      <w:lvlJc w:val="left"/>
      <w:pPr>
        <w:ind w:left="892" w:hanging="480"/>
      </w:pPr>
      <w:rPr>
        <w:rFonts w:ascii="Wingdings" w:hAnsi="Wingdings" w:hint="default"/>
      </w:rPr>
    </w:lvl>
    <w:lvl w:ilvl="1" w:tplc="04090003" w:tentative="1">
      <w:start w:val="1"/>
      <w:numFmt w:val="bullet"/>
      <w:lvlText w:val=""/>
      <w:lvlJc w:val="left"/>
      <w:pPr>
        <w:ind w:left="1372" w:hanging="480"/>
      </w:pPr>
      <w:rPr>
        <w:rFonts w:ascii="Wingdings" w:hAnsi="Wingdings" w:hint="default"/>
      </w:rPr>
    </w:lvl>
    <w:lvl w:ilvl="2" w:tplc="04090005" w:tentative="1">
      <w:start w:val="1"/>
      <w:numFmt w:val="bullet"/>
      <w:lvlText w:val=""/>
      <w:lvlJc w:val="left"/>
      <w:pPr>
        <w:ind w:left="1852" w:hanging="480"/>
      </w:pPr>
      <w:rPr>
        <w:rFonts w:ascii="Wingdings" w:hAnsi="Wingdings" w:hint="default"/>
      </w:rPr>
    </w:lvl>
    <w:lvl w:ilvl="3" w:tplc="04090001" w:tentative="1">
      <w:start w:val="1"/>
      <w:numFmt w:val="bullet"/>
      <w:lvlText w:val=""/>
      <w:lvlJc w:val="left"/>
      <w:pPr>
        <w:ind w:left="2332" w:hanging="480"/>
      </w:pPr>
      <w:rPr>
        <w:rFonts w:ascii="Wingdings" w:hAnsi="Wingdings" w:hint="default"/>
      </w:rPr>
    </w:lvl>
    <w:lvl w:ilvl="4" w:tplc="04090003" w:tentative="1">
      <w:start w:val="1"/>
      <w:numFmt w:val="bullet"/>
      <w:lvlText w:val=""/>
      <w:lvlJc w:val="left"/>
      <w:pPr>
        <w:ind w:left="2812" w:hanging="480"/>
      </w:pPr>
      <w:rPr>
        <w:rFonts w:ascii="Wingdings" w:hAnsi="Wingdings" w:hint="default"/>
      </w:rPr>
    </w:lvl>
    <w:lvl w:ilvl="5" w:tplc="04090005" w:tentative="1">
      <w:start w:val="1"/>
      <w:numFmt w:val="bullet"/>
      <w:lvlText w:val=""/>
      <w:lvlJc w:val="left"/>
      <w:pPr>
        <w:ind w:left="3292" w:hanging="480"/>
      </w:pPr>
      <w:rPr>
        <w:rFonts w:ascii="Wingdings" w:hAnsi="Wingdings" w:hint="default"/>
      </w:rPr>
    </w:lvl>
    <w:lvl w:ilvl="6" w:tplc="04090001" w:tentative="1">
      <w:start w:val="1"/>
      <w:numFmt w:val="bullet"/>
      <w:lvlText w:val=""/>
      <w:lvlJc w:val="left"/>
      <w:pPr>
        <w:ind w:left="3772" w:hanging="480"/>
      </w:pPr>
      <w:rPr>
        <w:rFonts w:ascii="Wingdings" w:hAnsi="Wingdings" w:hint="default"/>
      </w:rPr>
    </w:lvl>
    <w:lvl w:ilvl="7" w:tplc="04090003" w:tentative="1">
      <w:start w:val="1"/>
      <w:numFmt w:val="bullet"/>
      <w:lvlText w:val=""/>
      <w:lvlJc w:val="left"/>
      <w:pPr>
        <w:ind w:left="4252" w:hanging="480"/>
      </w:pPr>
      <w:rPr>
        <w:rFonts w:ascii="Wingdings" w:hAnsi="Wingdings" w:hint="default"/>
      </w:rPr>
    </w:lvl>
    <w:lvl w:ilvl="8" w:tplc="04090005" w:tentative="1">
      <w:start w:val="1"/>
      <w:numFmt w:val="bullet"/>
      <w:lvlText w:val=""/>
      <w:lvlJc w:val="left"/>
      <w:pPr>
        <w:ind w:left="4732" w:hanging="480"/>
      </w:pPr>
      <w:rPr>
        <w:rFonts w:ascii="Wingdings" w:hAnsi="Wingdings" w:hint="default"/>
      </w:rPr>
    </w:lvl>
  </w:abstractNum>
  <w:abstractNum w:abstractNumId="7" w15:restartNumberingAfterBreak="0">
    <w:nsid w:val="35E43C35"/>
    <w:multiLevelType w:val="hybridMultilevel"/>
    <w:tmpl w:val="FA483E92"/>
    <w:lvl w:ilvl="0" w:tplc="4C54CA1A">
      <w:start w:val="2016"/>
      <w:numFmt w:val="bullet"/>
      <w:lvlText w:val="-"/>
      <w:lvlJc w:val="left"/>
      <w:pPr>
        <w:ind w:left="960" w:hanging="480"/>
      </w:pPr>
      <w:rPr>
        <w:rFonts w:ascii="Calibri" w:eastAsia="宋体" w:hAnsi="Calibri" w:cs="Arial" w:hint="default"/>
      </w:rPr>
    </w:lvl>
    <w:lvl w:ilvl="1" w:tplc="04090003">
      <w:start w:val="1"/>
      <w:numFmt w:val="bullet"/>
      <w:lvlText w:val=""/>
      <w:lvlJc w:val="left"/>
      <w:pPr>
        <w:ind w:left="1440" w:hanging="480"/>
      </w:pPr>
      <w:rPr>
        <w:rFonts w:ascii="Wingdings" w:hAnsi="Wingdings" w:hint="default"/>
      </w:rPr>
    </w:lvl>
    <w:lvl w:ilvl="2" w:tplc="04090005">
      <w:start w:val="1"/>
      <w:numFmt w:val="bullet"/>
      <w:lvlText w:val=""/>
      <w:lvlJc w:val="left"/>
      <w:pPr>
        <w:ind w:left="1920" w:hanging="480"/>
      </w:pPr>
      <w:rPr>
        <w:rFonts w:ascii="Wingdings" w:hAnsi="Wingdings" w:hint="default"/>
      </w:rPr>
    </w:lvl>
    <w:lvl w:ilvl="3" w:tplc="04090001">
      <w:start w:val="1"/>
      <w:numFmt w:val="bullet"/>
      <w:lvlText w:val=""/>
      <w:lvlJc w:val="left"/>
      <w:pPr>
        <w:ind w:left="2400" w:hanging="480"/>
      </w:pPr>
      <w:rPr>
        <w:rFonts w:ascii="Wingdings" w:hAnsi="Wingdings" w:hint="default"/>
      </w:rPr>
    </w:lvl>
    <w:lvl w:ilvl="4" w:tplc="4C54CA1A">
      <w:start w:val="2016"/>
      <w:numFmt w:val="bullet"/>
      <w:lvlText w:val="-"/>
      <w:lvlJc w:val="left"/>
      <w:pPr>
        <w:ind w:left="2880" w:hanging="480"/>
      </w:pPr>
      <w:rPr>
        <w:rFonts w:ascii="Calibri" w:eastAsia="宋体" w:hAnsi="Calibri" w:cs="Arial" w:hint="default"/>
      </w:rPr>
    </w:lvl>
    <w:lvl w:ilvl="5" w:tplc="04090005">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8" w15:restartNumberingAfterBreak="0">
    <w:nsid w:val="38624E2E"/>
    <w:multiLevelType w:val="hybridMultilevel"/>
    <w:tmpl w:val="37340FD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3B7C39B1"/>
    <w:multiLevelType w:val="hybridMultilevel"/>
    <w:tmpl w:val="EF44A64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484C5A61"/>
    <w:multiLevelType w:val="hybridMultilevel"/>
    <w:tmpl w:val="E8268D7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1" w15:restartNumberingAfterBreak="0">
    <w:nsid w:val="49CB4408"/>
    <w:multiLevelType w:val="hybridMultilevel"/>
    <w:tmpl w:val="488A4D26"/>
    <w:lvl w:ilvl="0" w:tplc="E45085EC">
      <w:start w:val="1"/>
      <w:numFmt w:val="decimal"/>
      <w:lvlText w:val="%1)"/>
      <w:lvlJc w:val="left"/>
      <w:pPr>
        <w:ind w:left="1320" w:hanging="360"/>
      </w:pPr>
      <w:rPr>
        <w:rFonts w:hint="default"/>
      </w:rPr>
    </w:lvl>
    <w:lvl w:ilvl="1" w:tplc="04090019" w:tentative="1">
      <w:start w:val="1"/>
      <w:numFmt w:val="lowerLetter"/>
      <w:lvlText w:val="%2)"/>
      <w:lvlJc w:val="left"/>
      <w:pPr>
        <w:ind w:left="1800" w:hanging="420"/>
      </w:pPr>
    </w:lvl>
    <w:lvl w:ilvl="2" w:tplc="0409001B" w:tentative="1">
      <w:start w:val="1"/>
      <w:numFmt w:val="lowerRoman"/>
      <w:lvlText w:val="%3."/>
      <w:lvlJc w:val="right"/>
      <w:pPr>
        <w:ind w:left="2220" w:hanging="420"/>
      </w:pPr>
    </w:lvl>
    <w:lvl w:ilvl="3" w:tplc="0409000F" w:tentative="1">
      <w:start w:val="1"/>
      <w:numFmt w:val="decimal"/>
      <w:lvlText w:val="%4."/>
      <w:lvlJc w:val="left"/>
      <w:pPr>
        <w:ind w:left="2640" w:hanging="420"/>
      </w:pPr>
    </w:lvl>
    <w:lvl w:ilvl="4" w:tplc="04090019" w:tentative="1">
      <w:start w:val="1"/>
      <w:numFmt w:val="lowerLetter"/>
      <w:lvlText w:val="%5)"/>
      <w:lvlJc w:val="left"/>
      <w:pPr>
        <w:ind w:left="3060" w:hanging="420"/>
      </w:pPr>
    </w:lvl>
    <w:lvl w:ilvl="5" w:tplc="0409001B" w:tentative="1">
      <w:start w:val="1"/>
      <w:numFmt w:val="lowerRoman"/>
      <w:lvlText w:val="%6."/>
      <w:lvlJc w:val="right"/>
      <w:pPr>
        <w:ind w:left="3480" w:hanging="420"/>
      </w:pPr>
    </w:lvl>
    <w:lvl w:ilvl="6" w:tplc="0409000F" w:tentative="1">
      <w:start w:val="1"/>
      <w:numFmt w:val="decimal"/>
      <w:lvlText w:val="%7."/>
      <w:lvlJc w:val="left"/>
      <w:pPr>
        <w:ind w:left="3900" w:hanging="420"/>
      </w:pPr>
    </w:lvl>
    <w:lvl w:ilvl="7" w:tplc="04090019" w:tentative="1">
      <w:start w:val="1"/>
      <w:numFmt w:val="lowerLetter"/>
      <w:lvlText w:val="%8)"/>
      <w:lvlJc w:val="left"/>
      <w:pPr>
        <w:ind w:left="4320" w:hanging="420"/>
      </w:pPr>
    </w:lvl>
    <w:lvl w:ilvl="8" w:tplc="0409001B" w:tentative="1">
      <w:start w:val="1"/>
      <w:numFmt w:val="lowerRoman"/>
      <w:lvlText w:val="%9."/>
      <w:lvlJc w:val="right"/>
      <w:pPr>
        <w:ind w:left="4740" w:hanging="420"/>
      </w:pPr>
    </w:lvl>
  </w:abstractNum>
  <w:abstractNum w:abstractNumId="12" w15:restartNumberingAfterBreak="0">
    <w:nsid w:val="6AF3401B"/>
    <w:multiLevelType w:val="hybridMultilevel"/>
    <w:tmpl w:val="26620384"/>
    <w:lvl w:ilvl="0" w:tplc="B9FA2B78">
      <w:start w:val="1"/>
      <w:numFmt w:val="decimal"/>
      <w:lvlText w:val="%1）"/>
      <w:lvlJc w:val="left"/>
      <w:pPr>
        <w:ind w:left="1320" w:hanging="360"/>
      </w:pPr>
      <w:rPr>
        <w:rFonts w:hint="eastAsia"/>
      </w:rPr>
    </w:lvl>
    <w:lvl w:ilvl="1" w:tplc="04090019" w:tentative="1">
      <w:start w:val="1"/>
      <w:numFmt w:val="lowerLetter"/>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lowerLetter"/>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lowerLetter"/>
      <w:lvlText w:val="%8)"/>
      <w:lvlJc w:val="left"/>
      <w:pPr>
        <w:ind w:left="4800" w:hanging="480"/>
      </w:pPr>
    </w:lvl>
    <w:lvl w:ilvl="8" w:tplc="0409001B" w:tentative="1">
      <w:start w:val="1"/>
      <w:numFmt w:val="lowerRoman"/>
      <w:lvlText w:val="%9."/>
      <w:lvlJc w:val="right"/>
      <w:pPr>
        <w:ind w:left="5280" w:hanging="480"/>
      </w:pPr>
    </w:lvl>
  </w:abstractNum>
  <w:abstractNum w:abstractNumId="13" w15:restartNumberingAfterBreak="0">
    <w:nsid w:val="6C106340"/>
    <w:multiLevelType w:val="hybridMultilevel"/>
    <w:tmpl w:val="F67473D6"/>
    <w:lvl w:ilvl="0" w:tplc="460CA4A0">
      <w:start w:val="2016"/>
      <w:numFmt w:val="bullet"/>
      <w:lvlText w:val="-"/>
      <w:lvlJc w:val="left"/>
      <w:pPr>
        <w:ind w:left="780" w:hanging="360"/>
      </w:pPr>
      <w:rPr>
        <w:rFonts w:ascii="Calibri" w:eastAsia="宋体" w:hAnsi="Calibri" w:cs="Calibri"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4" w15:restartNumberingAfterBreak="0">
    <w:nsid w:val="79EF17E1"/>
    <w:multiLevelType w:val="hybridMultilevel"/>
    <w:tmpl w:val="A48AB05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4"/>
  </w:num>
  <w:num w:numId="2">
    <w:abstractNumId w:val="3"/>
  </w:num>
  <w:num w:numId="3">
    <w:abstractNumId w:val="14"/>
  </w:num>
  <w:num w:numId="4">
    <w:abstractNumId w:val="6"/>
  </w:num>
  <w:num w:numId="5">
    <w:abstractNumId w:val="2"/>
  </w:num>
  <w:num w:numId="6">
    <w:abstractNumId w:val="7"/>
  </w:num>
  <w:num w:numId="7">
    <w:abstractNumId w:val="1"/>
  </w:num>
  <w:num w:numId="8">
    <w:abstractNumId w:val="0"/>
  </w:num>
  <w:num w:numId="9">
    <w:abstractNumId w:val="12"/>
  </w:num>
  <w:num w:numId="10">
    <w:abstractNumId w:val="10"/>
  </w:num>
  <w:num w:numId="11">
    <w:abstractNumId w:val="11"/>
  </w:num>
  <w:num w:numId="12">
    <w:abstractNumId w:val="13"/>
  </w:num>
  <w:num w:numId="13">
    <w:abstractNumId w:val="5"/>
  </w:num>
  <w:num w:numId="14">
    <w:abstractNumId w:val="8"/>
  </w:num>
  <w:num w:numId="1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icrosoft Office 用户">
    <w15:presenceInfo w15:providerId="None" w15:userId="Microsoft Office 用户"/>
  </w15:person>
  <w15:person w15:author="Microsoft Office User">
    <w15:presenceInfo w15:providerId="None" w15:userId="Microsoft Office User"/>
  </w15:person>
  <w15:person w15:author="Wang, Octavia">
    <w15:presenceInfo w15:providerId="AD" w15:userId="S-1-5-21-1727989346-3905586280-131825178-350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8"/>
  <w:doNotDisplayPageBoundaries/>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AF5"/>
    <w:rsid w:val="00001966"/>
    <w:rsid w:val="000049FC"/>
    <w:rsid w:val="000257B6"/>
    <w:rsid w:val="000306BF"/>
    <w:rsid w:val="000306FF"/>
    <w:rsid w:val="00030C9F"/>
    <w:rsid w:val="00033091"/>
    <w:rsid w:val="0003554B"/>
    <w:rsid w:val="00041D8C"/>
    <w:rsid w:val="0006511B"/>
    <w:rsid w:val="00065A8A"/>
    <w:rsid w:val="000675BA"/>
    <w:rsid w:val="00080F62"/>
    <w:rsid w:val="0008608A"/>
    <w:rsid w:val="0009096F"/>
    <w:rsid w:val="000C1158"/>
    <w:rsid w:val="000D09ED"/>
    <w:rsid w:val="000D18B7"/>
    <w:rsid w:val="000E52F3"/>
    <w:rsid w:val="000F444F"/>
    <w:rsid w:val="000F5953"/>
    <w:rsid w:val="00102322"/>
    <w:rsid w:val="00116E3E"/>
    <w:rsid w:val="00132CD2"/>
    <w:rsid w:val="0014088B"/>
    <w:rsid w:val="00143F91"/>
    <w:rsid w:val="00144A66"/>
    <w:rsid w:val="00151656"/>
    <w:rsid w:val="00163060"/>
    <w:rsid w:val="001653C8"/>
    <w:rsid w:val="00170156"/>
    <w:rsid w:val="0017049D"/>
    <w:rsid w:val="00173390"/>
    <w:rsid w:val="001758F2"/>
    <w:rsid w:val="00180CA2"/>
    <w:rsid w:val="001827B7"/>
    <w:rsid w:val="00184852"/>
    <w:rsid w:val="00194CEA"/>
    <w:rsid w:val="00194FDF"/>
    <w:rsid w:val="001978A2"/>
    <w:rsid w:val="001A7B33"/>
    <w:rsid w:val="001B273E"/>
    <w:rsid w:val="001B701D"/>
    <w:rsid w:val="001B7737"/>
    <w:rsid w:val="001B7AD9"/>
    <w:rsid w:val="001C03DB"/>
    <w:rsid w:val="001C64A1"/>
    <w:rsid w:val="001C6995"/>
    <w:rsid w:val="001D0088"/>
    <w:rsid w:val="001D76DE"/>
    <w:rsid w:val="001F07D4"/>
    <w:rsid w:val="0020659E"/>
    <w:rsid w:val="00217F59"/>
    <w:rsid w:val="00231284"/>
    <w:rsid w:val="00234E86"/>
    <w:rsid w:val="00237E06"/>
    <w:rsid w:val="00250396"/>
    <w:rsid w:val="00257EA1"/>
    <w:rsid w:val="002640A7"/>
    <w:rsid w:val="00265DE7"/>
    <w:rsid w:val="00266180"/>
    <w:rsid w:val="00270FF4"/>
    <w:rsid w:val="002761E7"/>
    <w:rsid w:val="0028213D"/>
    <w:rsid w:val="002842F5"/>
    <w:rsid w:val="002913D3"/>
    <w:rsid w:val="00295768"/>
    <w:rsid w:val="002B4D89"/>
    <w:rsid w:val="002C14E3"/>
    <w:rsid w:val="002C4BD5"/>
    <w:rsid w:val="002D0977"/>
    <w:rsid w:val="002D55E1"/>
    <w:rsid w:val="002E0536"/>
    <w:rsid w:val="002E1753"/>
    <w:rsid w:val="002E3FAA"/>
    <w:rsid w:val="00321154"/>
    <w:rsid w:val="00321409"/>
    <w:rsid w:val="00323087"/>
    <w:rsid w:val="0032599C"/>
    <w:rsid w:val="00326A8C"/>
    <w:rsid w:val="00331B50"/>
    <w:rsid w:val="0033419D"/>
    <w:rsid w:val="00335EC0"/>
    <w:rsid w:val="00345EF1"/>
    <w:rsid w:val="00353FA3"/>
    <w:rsid w:val="0035430B"/>
    <w:rsid w:val="00354569"/>
    <w:rsid w:val="00360186"/>
    <w:rsid w:val="00364518"/>
    <w:rsid w:val="00364660"/>
    <w:rsid w:val="00370C20"/>
    <w:rsid w:val="00380938"/>
    <w:rsid w:val="003C4B71"/>
    <w:rsid w:val="003C4D91"/>
    <w:rsid w:val="003C69D4"/>
    <w:rsid w:val="003D2041"/>
    <w:rsid w:val="003D5036"/>
    <w:rsid w:val="003E79DE"/>
    <w:rsid w:val="003F2820"/>
    <w:rsid w:val="004019B7"/>
    <w:rsid w:val="00403831"/>
    <w:rsid w:val="00406D85"/>
    <w:rsid w:val="00417D15"/>
    <w:rsid w:val="00420AD4"/>
    <w:rsid w:val="00425BAD"/>
    <w:rsid w:val="00426672"/>
    <w:rsid w:val="0042698E"/>
    <w:rsid w:val="004451DF"/>
    <w:rsid w:val="00453BE0"/>
    <w:rsid w:val="004637B7"/>
    <w:rsid w:val="00471956"/>
    <w:rsid w:val="0048460D"/>
    <w:rsid w:val="004878F4"/>
    <w:rsid w:val="00493F72"/>
    <w:rsid w:val="00494319"/>
    <w:rsid w:val="00496944"/>
    <w:rsid w:val="004A1FBF"/>
    <w:rsid w:val="004A4BFC"/>
    <w:rsid w:val="004A59F8"/>
    <w:rsid w:val="004B2B91"/>
    <w:rsid w:val="004B4BB2"/>
    <w:rsid w:val="004C3A0D"/>
    <w:rsid w:val="004C695A"/>
    <w:rsid w:val="004D1396"/>
    <w:rsid w:val="004D4A55"/>
    <w:rsid w:val="004E689C"/>
    <w:rsid w:val="00503429"/>
    <w:rsid w:val="00503786"/>
    <w:rsid w:val="005073B3"/>
    <w:rsid w:val="0051423B"/>
    <w:rsid w:val="00515069"/>
    <w:rsid w:val="00515222"/>
    <w:rsid w:val="00524C11"/>
    <w:rsid w:val="00526B5E"/>
    <w:rsid w:val="005303B2"/>
    <w:rsid w:val="005366C4"/>
    <w:rsid w:val="00537EE1"/>
    <w:rsid w:val="005562B5"/>
    <w:rsid w:val="00561361"/>
    <w:rsid w:val="0056157B"/>
    <w:rsid w:val="005631A0"/>
    <w:rsid w:val="00582348"/>
    <w:rsid w:val="005835D5"/>
    <w:rsid w:val="005923A5"/>
    <w:rsid w:val="005A1DF5"/>
    <w:rsid w:val="005A726B"/>
    <w:rsid w:val="005B57AE"/>
    <w:rsid w:val="005C03B1"/>
    <w:rsid w:val="005D215F"/>
    <w:rsid w:val="005E0AF5"/>
    <w:rsid w:val="005E4EBF"/>
    <w:rsid w:val="005F406C"/>
    <w:rsid w:val="00605738"/>
    <w:rsid w:val="006169BD"/>
    <w:rsid w:val="00616D75"/>
    <w:rsid w:val="00617D47"/>
    <w:rsid w:val="00617F16"/>
    <w:rsid w:val="00620C6A"/>
    <w:rsid w:val="006233EE"/>
    <w:rsid w:val="0062650B"/>
    <w:rsid w:val="00660A73"/>
    <w:rsid w:val="006648B1"/>
    <w:rsid w:val="00665002"/>
    <w:rsid w:val="00665D19"/>
    <w:rsid w:val="00665F80"/>
    <w:rsid w:val="006721CF"/>
    <w:rsid w:val="006C1538"/>
    <w:rsid w:val="006C4953"/>
    <w:rsid w:val="006C588A"/>
    <w:rsid w:val="006C5DD7"/>
    <w:rsid w:val="006D0DFC"/>
    <w:rsid w:val="006D5E38"/>
    <w:rsid w:val="006D5F00"/>
    <w:rsid w:val="006F783F"/>
    <w:rsid w:val="00710D8A"/>
    <w:rsid w:val="00713670"/>
    <w:rsid w:val="00734015"/>
    <w:rsid w:val="00746B01"/>
    <w:rsid w:val="00747420"/>
    <w:rsid w:val="00760750"/>
    <w:rsid w:val="00767D6A"/>
    <w:rsid w:val="00770DC0"/>
    <w:rsid w:val="00777A11"/>
    <w:rsid w:val="00777F6A"/>
    <w:rsid w:val="0078733E"/>
    <w:rsid w:val="007925C8"/>
    <w:rsid w:val="007A53EE"/>
    <w:rsid w:val="007B3BE4"/>
    <w:rsid w:val="007B618C"/>
    <w:rsid w:val="007C0BD2"/>
    <w:rsid w:val="007C3E86"/>
    <w:rsid w:val="007C68BD"/>
    <w:rsid w:val="007C6A61"/>
    <w:rsid w:val="007D0B56"/>
    <w:rsid w:val="007D0C9B"/>
    <w:rsid w:val="007D7962"/>
    <w:rsid w:val="007E1981"/>
    <w:rsid w:val="007F4B42"/>
    <w:rsid w:val="00801CF3"/>
    <w:rsid w:val="008034F4"/>
    <w:rsid w:val="00811758"/>
    <w:rsid w:val="00812EAA"/>
    <w:rsid w:val="00816D14"/>
    <w:rsid w:val="0083198C"/>
    <w:rsid w:val="008454CB"/>
    <w:rsid w:val="00852721"/>
    <w:rsid w:val="008607F3"/>
    <w:rsid w:val="00864BE1"/>
    <w:rsid w:val="008675E9"/>
    <w:rsid w:val="008774AB"/>
    <w:rsid w:val="00886E97"/>
    <w:rsid w:val="0088722C"/>
    <w:rsid w:val="00892480"/>
    <w:rsid w:val="00894B69"/>
    <w:rsid w:val="008A2BF3"/>
    <w:rsid w:val="008B0423"/>
    <w:rsid w:val="008B294E"/>
    <w:rsid w:val="008C094F"/>
    <w:rsid w:val="008D470A"/>
    <w:rsid w:val="008E14F7"/>
    <w:rsid w:val="008E6227"/>
    <w:rsid w:val="008F166C"/>
    <w:rsid w:val="0090783E"/>
    <w:rsid w:val="00914546"/>
    <w:rsid w:val="009158D9"/>
    <w:rsid w:val="00917BBF"/>
    <w:rsid w:val="00925939"/>
    <w:rsid w:val="00931524"/>
    <w:rsid w:val="0093375C"/>
    <w:rsid w:val="009338F1"/>
    <w:rsid w:val="009422B5"/>
    <w:rsid w:val="009426B8"/>
    <w:rsid w:val="00943649"/>
    <w:rsid w:val="009452EC"/>
    <w:rsid w:val="009453EB"/>
    <w:rsid w:val="00954AA9"/>
    <w:rsid w:val="009573AB"/>
    <w:rsid w:val="009612CA"/>
    <w:rsid w:val="00966A6D"/>
    <w:rsid w:val="009721D2"/>
    <w:rsid w:val="00985178"/>
    <w:rsid w:val="009B5F46"/>
    <w:rsid w:val="009C1D20"/>
    <w:rsid w:val="009D58F3"/>
    <w:rsid w:val="009E1524"/>
    <w:rsid w:val="009E5EF7"/>
    <w:rsid w:val="009F058D"/>
    <w:rsid w:val="009F3212"/>
    <w:rsid w:val="009F4833"/>
    <w:rsid w:val="009F484C"/>
    <w:rsid w:val="00A0224F"/>
    <w:rsid w:val="00A05F14"/>
    <w:rsid w:val="00A11CD9"/>
    <w:rsid w:val="00A12B84"/>
    <w:rsid w:val="00A1357A"/>
    <w:rsid w:val="00A23B48"/>
    <w:rsid w:val="00A274D1"/>
    <w:rsid w:val="00A43424"/>
    <w:rsid w:val="00A44416"/>
    <w:rsid w:val="00A60574"/>
    <w:rsid w:val="00A7248C"/>
    <w:rsid w:val="00A90273"/>
    <w:rsid w:val="00AA148D"/>
    <w:rsid w:val="00AB287D"/>
    <w:rsid w:val="00AB3097"/>
    <w:rsid w:val="00AB3907"/>
    <w:rsid w:val="00AC1B25"/>
    <w:rsid w:val="00AC2582"/>
    <w:rsid w:val="00AC323D"/>
    <w:rsid w:val="00AC78F3"/>
    <w:rsid w:val="00AD2D0D"/>
    <w:rsid w:val="00AD3541"/>
    <w:rsid w:val="00AD60D4"/>
    <w:rsid w:val="00AD6EAF"/>
    <w:rsid w:val="00AE1193"/>
    <w:rsid w:val="00AF3EE6"/>
    <w:rsid w:val="00AF5F36"/>
    <w:rsid w:val="00AF72DF"/>
    <w:rsid w:val="00B011C4"/>
    <w:rsid w:val="00B05D4D"/>
    <w:rsid w:val="00B2165A"/>
    <w:rsid w:val="00B229CF"/>
    <w:rsid w:val="00B27D79"/>
    <w:rsid w:val="00B30B80"/>
    <w:rsid w:val="00B34C7D"/>
    <w:rsid w:val="00B361CA"/>
    <w:rsid w:val="00B36586"/>
    <w:rsid w:val="00B616BA"/>
    <w:rsid w:val="00B65ED1"/>
    <w:rsid w:val="00B71405"/>
    <w:rsid w:val="00B71B7B"/>
    <w:rsid w:val="00B731D0"/>
    <w:rsid w:val="00B901F6"/>
    <w:rsid w:val="00BA092B"/>
    <w:rsid w:val="00BA5F68"/>
    <w:rsid w:val="00BB34A2"/>
    <w:rsid w:val="00BB41A0"/>
    <w:rsid w:val="00BC045C"/>
    <w:rsid w:val="00BC1E45"/>
    <w:rsid w:val="00BC2663"/>
    <w:rsid w:val="00BC6C3B"/>
    <w:rsid w:val="00BD096C"/>
    <w:rsid w:val="00BD3069"/>
    <w:rsid w:val="00BE1E13"/>
    <w:rsid w:val="00BE69B8"/>
    <w:rsid w:val="00BE6E35"/>
    <w:rsid w:val="00BF5F61"/>
    <w:rsid w:val="00C1507F"/>
    <w:rsid w:val="00C1672A"/>
    <w:rsid w:val="00C21ED9"/>
    <w:rsid w:val="00C23622"/>
    <w:rsid w:val="00C249FE"/>
    <w:rsid w:val="00C32E5D"/>
    <w:rsid w:val="00C370C2"/>
    <w:rsid w:val="00C44873"/>
    <w:rsid w:val="00C55AE7"/>
    <w:rsid w:val="00C57F6F"/>
    <w:rsid w:val="00C65150"/>
    <w:rsid w:val="00C67AE4"/>
    <w:rsid w:val="00C71214"/>
    <w:rsid w:val="00C862BC"/>
    <w:rsid w:val="00C86C94"/>
    <w:rsid w:val="00C90F43"/>
    <w:rsid w:val="00C93390"/>
    <w:rsid w:val="00CA1F12"/>
    <w:rsid w:val="00CA3F77"/>
    <w:rsid w:val="00CA4A87"/>
    <w:rsid w:val="00CB0393"/>
    <w:rsid w:val="00CB4ABB"/>
    <w:rsid w:val="00CB6884"/>
    <w:rsid w:val="00CB7775"/>
    <w:rsid w:val="00CC0CB0"/>
    <w:rsid w:val="00CD12BD"/>
    <w:rsid w:val="00CD7BEB"/>
    <w:rsid w:val="00CE17DC"/>
    <w:rsid w:val="00CE53EC"/>
    <w:rsid w:val="00CE7F60"/>
    <w:rsid w:val="00CF180D"/>
    <w:rsid w:val="00D025F6"/>
    <w:rsid w:val="00D05762"/>
    <w:rsid w:val="00D13B55"/>
    <w:rsid w:val="00D15250"/>
    <w:rsid w:val="00D2464E"/>
    <w:rsid w:val="00D35B0F"/>
    <w:rsid w:val="00D40BFE"/>
    <w:rsid w:val="00D418A2"/>
    <w:rsid w:val="00D423C6"/>
    <w:rsid w:val="00D4267C"/>
    <w:rsid w:val="00D52E97"/>
    <w:rsid w:val="00D72470"/>
    <w:rsid w:val="00D77493"/>
    <w:rsid w:val="00D8198F"/>
    <w:rsid w:val="00D8317C"/>
    <w:rsid w:val="00D86400"/>
    <w:rsid w:val="00D93F04"/>
    <w:rsid w:val="00DB5B45"/>
    <w:rsid w:val="00DB76E6"/>
    <w:rsid w:val="00DD3A08"/>
    <w:rsid w:val="00DE0EA5"/>
    <w:rsid w:val="00DE6C1F"/>
    <w:rsid w:val="00DE740C"/>
    <w:rsid w:val="00DF579A"/>
    <w:rsid w:val="00DF61F6"/>
    <w:rsid w:val="00E0480C"/>
    <w:rsid w:val="00E12348"/>
    <w:rsid w:val="00E16DF5"/>
    <w:rsid w:val="00E20EA8"/>
    <w:rsid w:val="00E24D6C"/>
    <w:rsid w:val="00E320C2"/>
    <w:rsid w:val="00E33483"/>
    <w:rsid w:val="00E52881"/>
    <w:rsid w:val="00E5624A"/>
    <w:rsid w:val="00E74C04"/>
    <w:rsid w:val="00E802EA"/>
    <w:rsid w:val="00E81005"/>
    <w:rsid w:val="00E8652B"/>
    <w:rsid w:val="00E965D2"/>
    <w:rsid w:val="00EB4C66"/>
    <w:rsid w:val="00EB6917"/>
    <w:rsid w:val="00EC12D1"/>
    <w:rsid w:val="00EC4CF0"/>
    <w:rsid w:val="00ED126C"/>
    <w:rsid w:val="00ED1734"/>
    <w:rsid w:val="00EE292B"/>
    <w:rsid w:val="00EF503C"/>
    <w:rsid w:val="00EF5803"/>
    <w:rsid w:val="00F053E8"/>
    <w:rsid w:val="00F15B7B"/>
    <w:rsid w:val="00F1773C"/>
    <w:rsid w:val="00F27019"/>
    <w:rsid w:val="00F270BD"/>
    <w:rsid w:val="00F30CBB"/>
    <w:rsid w:val="00F3150A"/>
    <w:rsid w:val="00F32562"/>
    <w:rsid w:val="00F40B47"/>
    <w:rsid w:val="00F40E40"/>
    <w:rsid w:val="00F43BEE"/>
    <w:rsid w:val="00F55B5C"/>
    <w:rsid w:val="00F6144C"/>
    <w:rsid w:val="00F7041A"/>
    <w:rsid w:val="00F83556"/>
    <w:rsid w:val="00F87B71"/>
    <w:rsid w:val="00FA111D"/>
    <w:rsid w:val="00FA52E7"/>
    <w:rsid w:val="00FB3BE6"/>
    <w:rsid w:val="00FC2126"/>
    <w:rsid w:val="00FC41BE"/>
    <w:rsid w:val="00FD1EC4"/>
    <w:rsid w:val="00FE16B5"/>
    <w:rsid w:val="00FE317F"/>
    <w:rsid w:val="00FF0CAF"/>
    <w:rsid w:val="00FF394B"/>
    <w:rsid w:val="00FF5A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CA66B4"/>
  <w15:docId w15:val="{3AFF9E2B-1E3C-4EBE-B1BF-B4A7775AD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pPr>
      <w:widowControl w:val="0"/>
      <w:jc w:val="both"/>
    </w:pPr>
    <w:rPr>
      <w:rFonts w:ascii="Calibri" w:hAnsi="Calibri" w:cs="Arial"/>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bottom w:val="single" w:sz="6" w:space="1" w:color="auto"/>
      </w:pBdr>
      <w:tabs>
        <w:tab w:val="center" w:pos="4153"/>
        <w:tab w:val="right" w:pos="8306"/>
      </w:tabs>
      <w:snapToGrid w:val="0"/>
      <w:jc w:val="center"/>
    </w:pPr>
    <w:rPr>
      <w:sz w:val="18"/>
      <w:szCs w:val="18"/>
    </w:rPr>
  </w:style>
  <w:style w:type="paragraph" w:styleId="a4">
    <w:name w:val="footer"/>
    <w:basedOn w:val="a"/>
    <w:pPr>
      <w:tabs>
        <w:tab w:val="center" w:pos="4153"/>
        <w:tab w:val="right" w:pos="8306"/>
      </w:tabs>
      <w:snapToGrid w:val="0"/>
      <w:jc w:val="left"/>
    </w:pPr>
    <w:rPr>
      <w:sz w:val="18"/>
      <w:szCs w:val="18"/>
    </w:rPr>
  </w:style>
  <w:style w:type="character" w:styleId="a5">
    <w:name w:val="Hyperlink"/>
    <w:basedOn w:val="a0"/>
    <w:rPr>
      <w:color w:val="0000FF"/>
      <w:u w:val="single"/>
    </w:rPr>
  </w:style>
  <w:style w:type="paragraph" w:customStyle="1" w:styleId="1">
    <w:name w:val="列出段落1"/>
    <w:basedOn w:val="a"/>
    <w:pPr>
      <w:ind w:firstLineChars="200" w:firstLine="200"/>
    </w:pPr>
  </w:style>
  <w:style w:type="paragraph" w:styleId="a6">
    <w:name w:val="Balloon Text"/>
    <w:basedOn w:val="a"/>
    <w:link w:val="a7"/>
    <w:uiPriority w:val="99"/>
    <w:semiHidden/>
    <w:unhideWhenUsed/>
    <w:rsid w:val="00C55AE7"/>
    <w:rPr>
      <w:rFonts w:ascii="Heiti SC Light" w:eastAsia="Heiti SC Light"/>
      <w:sz w:val="18"/>
      <w:szCs w:val="18"/>
    </w:rPr>
  </w:style>
  <w:style w:type="character" w:customStyle="1" w:styleId="a7">
    <w:name w:val="批注框文本 字符"/>
    <w:basedOn w:val="a0"/>
    <w:link w:val="a6"/>
    <w:uiPriority w:val="99"/>
    <w:semiHidden/>
    <w:rsid w:val="00C55AE7"/>
    <w:rPr>
      <w:rFonts w:ascii="Heiti SC Light" w:eastAsia="Heiti SC Light" w:hAnsi="Calibri" w:cs="Arial"/>
      <w:kern w:val="2"/>
      <w:sz w:val="18"/>
      <w:szCs w:val="18"/>
    </w:rPr>
  </w:style>
  <w:style w:type="paragraph" w:styleId="a8">
    <w:name w:val="List Paragraph"/>
    <w:basedOn w:val="a"/>
    <w:uiPriority w:val="34"/>
    <w:qFormat/>
    <w:rsid w:val="009422B5"/>
    <w:pPr>
      <w:ind w:firstLineChars="200" w:firstLine="420"/>
    </w:pPr>
  </w:style>
  <w:style w:type="character" w:styleId="a9">
    <w:name w:val="page number"/>
    <w:basedOn w:val="a0"/>
    <w:uiPriority w:val="99"/>
    <w:semiHidden/>
    <w:unhideWhenUsed/>
    <w:rsid w:val="0003554B"/>
  </w:style>
  <w:style w:type="table" w:styleId="-1">
    <w:name w:val="Light Shading Accent 1"/>
    <w:basedOn w:val="a1"/>
    <w:uiPriority w:val="60"/>
    <w:rsid w:val="0003554B"/>
    <w:rPr>
      <w:rFonts w:asciiTheme="minorHAnsi" w:eastAsiaTheme="minorEastAsia" w:hAnsiTheme="minorHAnsi" w:cstheme="minorBidi"/>
      <w:color w:val="365F91" w:themeColor="accent1" w:themeShade="BF"/>
      <w:sz w:val="22"/>
      <w:szCs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333915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EE8D0C-73E0-C241-9925-29E44A0502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3</Pages>
  <Words>808</Words>
  <Characters>4609</Characters>
  <Application>Microsoft Office Word</Application>
  <DocSecurity>0</DocSecurity>
  <Lines>38</Lines>
  <Paragraphs>10</Paragraphs>
  <ScaleCrop>false</ScaleCrop>
  <Company/>
  <LinksUpToDate>false</LinksUpToDate>
  <CharactersWithSpaces>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Octavia</dc:creator>
  <cp:lastModifiedBy>Microsoft Office User</cp:lastModifiedBy>
  <cp:revision>18</cp:revision>
  <cp:lastPrinted>2017-06-13T11:49:00Z</cp:lastPrinted>
  <dcterms:created xsi:type="dcterms:W3CDTF">2020-07-05T11:38:00Z</dcterms:created>
  <dcterms:modified xsi:type="dcterms:W3CDTF">2020-07-05T13:29:00Z</dcterms:modified>
</cp:coreProperties>
</file>