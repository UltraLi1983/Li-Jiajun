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098C48" w14:textId="472D2BED" w:rsidR="0003554B" w:rsidRDefault="0003554B">
      <w:pPr>
        <w:jc w:val="left"/>
        <w:rPr>
          <w:szCs w:val="21"/>
        </w:rPr>
      </w:pPr>
    </w:p>
    <w:tbl>
      <w:tblPr>
        <w:tblW w:w="8574" w:type="dxa"/>
        <w:tblInd w:w="1101" w:type="dxa"/>
        <w:tblLook w:val="0000" w:firstRow="0" w:lastRow="0" w:firstColumn="0" w:lastColumn="0" w:noHBand="0" w:noVBand="0"/>
      </w:tblPr>
      <w:tblGrid>
        <w:gridCol w:w="3543"/>
        <w:gridCol w:w="5031"/>
      </w:tblGrid>
      <w:tr w:rsidR="005E0AF5" w14:paraId="7A6222F1" w14:textId="77777777" w:rsidTr="00EC4CF0">
        <w:trPr>
          <w:trHeight w:val="623"/>
        </w:trPr>
        <w:tc>
          <w:tcPr>
            <w:tcW w:w="3543" w:type="dxa"/>
            <w:vAlign w:val="center"/>
          </w:tcPr>
          <w:p w14:paraId="78EE5123" w14:textId="17ACCF95" w:rsidR="005E0AF5" w:rsidRDefault="00713670" w:rsidP="00852721">
            <w:pPr>
              <w:rPr>
                <w:szCs w:val="21"/>
              </w:rPr>
            </w:pPr>
            <w:r>
              <w:rPr>
                <w:rFonts w:hint="eastAsia"/>
                <w:b/>
                <w:szCs w:val="21"/>
              </w:rPr>
              <w:t>Name</w:t>
            </w:r>
            <w:r w:rsidR="00C55AE7">
              <w:rPr>
                <w:rFonts w:hint="eastAsia"/>
                <w:b/>
                <w:szCs w:val="21"/>
              </w:rPr>
              <w:tab/>
            </w:r>
            <w:r w:rsidR="00C55AE7">
              <w:rPr>
                <w:rFonts w:hint="eastAsia"/>
                <w:b/>
                <w:szCs w:val="21"/>
              </w:rPr>
              <w:tab/>
            </w:r>
            <w:r w:rsidR="00914546">
              <w:rPr>
                <w:b/>
                <w:szCs w:val="21"/>
              </w:rPr>
              <w:t xml:space="preserve">   </w:t>
            </w:r>
            <w:r w:rsidR="00FF0CAF">
              <w:rPr>
                <w:rFonts w:hint="eastAsia"/>
                <w:szCs w:val="21"/>
              </w:rPr>
              <w:t>Li Ji</w:t>
            </w:r>
            <w:r>
              <w:rPr>
                <w:szCs w:val="21"/>
              </w:rPr>
              <w:t>ajun</w:t>
            </w:r>
          </w:p>
        </w:tc>
        <w:tc>
          <w:tcPr>
            <w:tcW w:w="5031" w:type="dxa"/>
            <w:vMerge w:val="restart"/>
          </w:tcPr>
          <w:p w14:paraId="32F795A8" w14:textId="1229225E" w:rsidR="005E0AF5" w:rsidRDefault="00EC4CF0" w:rsidP="00EC4CF0">
            <w:pPr>
              <w:ind w:left="318"/>
              <w:jc w:val="left"/>
              <w:rPr>
                <w:szCs w:val="21"/>
              </w:rPr>
            </w:pPr>
            <w:r>
              <w:rPr>
                <w:szCs w:val="21"/>
              </w:rPr>
              <w:t xml:space="preserve">   </w:t>
            </w:r>
            <w:r w:rsidR="00C55AE7">
              <w:rPr>
                <w:szCs w:val="21"/>
              </w:rPr>
              <w:t xml:space="preserve"> </w:t>
            </w:r>
            <w:r w:rsidR="009F4833">
              <w:rPr>
                <w:rFonts w:hint="eastAsia"/>
                <w:szCs w:val="21"/>
              </w:rPr>
              <w:t xml:space="preserve">    </w:t>
            </w:r>
            <w:r w:rsidR="00C55AE7">
              <w:rPr>
                <w:szCs w:val="21"/>
              </w:rPr>
              <w:t xml:space="preserve">       </w:t>
            </w:r>
          </w:p>
          <w:p w14:paraId="69ABAEE9" w14:textId="4C40E777" w:rsidR="00CB0393" w:rsidRDefault="00E24D6C" w:rsidP="00EC4CF0">
            <w:pPr>
              <w:ind w:left="318"/>
              <w:jc w:val="left"/>
              <w:rPr>
                <w:szCs w:val="21"/>
              </w:rPr>
            </w:pPr>
            <w:ins w:id="0" w:author="Microsoft Office 用户" w:date="2018-06-02T21:22:00Z">
              <w:r>
                <w:rPr>
                  <w:noProof/>
                  <w:szCs w:val="21"/>
                </w:rPr>
                <w:drawing>
                  <wp:anchor distT="0" distB="0" distL="114300" distR="114300" simplePos="0" relativeHeight="251658240" behindDoc="0" locked="0" layoutInCell="1" allowOverlap="1" wp14:anchorId="7434900E" wp14:editId="0486AAD4">
                    <wp:simplePos x="0" y="0"/>
                    <wp:positionH relativeFrom="column">
                      <wp:posOffset>875030</wp:posOffset>
                    </wp:positionH>
                    <wp:positionV relativeFrom="paragraph">
                      <wp:posOffset>142875</wp:posOffset>
                    </wp:positionV>
                    <wp:extent cx="1109345" cy="1398905"/>
                    <wp:effectExtent l="0" t="0" r="825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5李嘉俊04-171105-9070xxxx的副本.jpg"/>
                            <pic:cNvPicPr/>
                          </pic:nvPicPr>
                          <pic:blipFill>
                            <a:blip r:embed="rId8">
                              <a:extLst>
                                <a:ext uri="{28A0092B-C50C-407E-A947-70E740481C1C}">
                                  <a14:useLocalDpi xmlns:a14="http://schemas.microsoft.com/office/drawing/2010/main" val="0"/>
                                </a:ext>
                              </a:extLst>
                            </a:blip>
                            <a:stretch>
                              <a:fillRect/>
                            </a:stretch>
                          </pic:blipFill>
                          <pic:spPr>
                            <a:xfrm>
                              <a:off x="0" y="0"/>
                              <a:ext cx="1109345" cy="1398905"/>
                            </a:xfrm>
                            <a:prstGeom prst="rect">
                              <a:avLst/>
                            </a:prstGeom>
                          </pic:spPr>
                        </pic:pic>
                      </a:graphicData>
                    </a:graphic>
                    <wp14:sizeRelH relativeFrom="page">
                      <wp14:pctWidth>0</wp14:pctWidth>
                    </wp14:sizeRelH>
                    <wp14:sizeRelV relativeFrom="page">
                      <wp14:pctHeight>0</wp14:pctHeight>
                    </wp14:sizeRelV>
                  </wp:anchor>
                </w:drawing>
              </w:r>
            </w:ins>
          </w:p>
        </w:tc>
      </w:tr>
      <w:tr w:rsidR="005E0AF5" w14:paraId="7EFAED41" w14:textId="77777777" w:rsidTr="00EC4CF0">
        <w:trPr>
          <w:trHeight w:val="623"/>
        </w:trPr>
        <w:tc>
          <w:tcPr>
            <w:tcW w:w="3543" w:type="dxa"/>
            <w:vAlign w:val="center"/>
          </w:tcPr>
          <w:p w14:paraId="21E372E3" w14:textId="426FEEAB" w:rsidR="005E0AF5" w:rsidRDefault="00713670" w:rsidP="00852721">
            <w:pPr>
              <w:rPr>
                <w:szCs w:val="21"/>
              </w:rPr>
            </w:pPr>
            <w:r>
              <w:rPr>
                <w:rFonts w:hint="eastAsia"/>
                <w:b/>
                <w:szCs w:val="21"/>
              </w:rPr>
              <w:t>Gender</w:t>
            </w:r>
            <w:r w:rsidR="00C55AE7">
              <w:rPr>
                <w:rFonts w:hint="eastAsia"/>
                <w:b/>
                <w:szCs w:val="21"/>
              </w:rPr>
              <w:tab/>
            </w:r>
            <w:r w:rsidR="00C55AE7">
              <w:rPr>
                <w:rFonts w:hint="eastAsia"/>
                <w:b/>
                <w:szCs w:val="21"/>
              </w:rPr>
              <w:tab/>
            </w:r>
            <w:r w:rsidR="00914546">
              <w:rPr>
                <w:b/>
                <w:szCs w:val="21"/>
              </w:rPr>
              <w:t xml:space="preserve">   </w:t>
            </w:r>
            <w:r>
              <w:rPr>
                <w:rFonts w:hint="eastAsia"/>
                <w:szCs w:val="21"/>
              </w:rPr>
              <w:t>Male</w:t>
            </w:r>
          </w:p>
        </w:tc>
        <w:tc>
          <w:tcPr>
            <w:tcW w:w="0" w:type="auto"/>
            <w:vMerge/>
          </w:tcPr>
          <w:p w14:paraId="2DBB2158" w14:textId="77777777" w:rsidR="005E0AF5" w:rsidRDefault="005E0AF5"/>
        </w:tc>
      </w:tr>
      <w:tr w:rsidR="005E0AF5" w14:paraId="5A5F2072" w14:textId="77777777" w:rsidTr="00EC4CF0">
        <w:trPr>
          <w:trHeight w:val="623"/>
        </w:trPr>
        <w:tc>
          <w:tcPr>
            <w:tcW w:w="3543" w:type="dxa"/>
            <w:vAlign w:val="center"/>
          </w:tcPr>
          <w:p w14:paraId="7B6CD0F8" w14:textId="0A076D9C" w:rsidR="005E0AF5" w:rsidRDefault="00713670" w:rsidP="00713670">
            <w:pPr>
              <w:rPr>
                <w:szCs w:val="21"/>
              </w:rPr>
            </w:pPr>
            <w:r>
              <w:rPr>
                <w:b/>
                <w:szCs w:val="21"/>
              </w:rPr>
              <w:t>Birthday</w:t>
            </w:r>
            <w:r w:rsidR="00EC4CF0">
              <w:rPr>
                <w:rFonts w:hint="eastAsia"/>
                <w:b/>
                <w:szCs w:val="21"/>
              </w:rPr>
              <w:tab/>
              <w:t xml:space="preserve">   </w:t>
            </w:r>
            <w:r>
              <w:rPr>
                <w:b/>
                <w:szCs w:val="21"/>
              </w:rPr>
              <w:t xml:space="preserve">    </w:t>
            </w:r>
            <w:r w:rsidR="00C55AE7">
              <w:rPr>
                <w:rFonts w:hint="eastAsia"/>
                <w:szCs w:val="21"/>
              </w:rPr>
              <w:t>198</w:t>
            </w:r>
            <w:r w:rsidR="00852721">
              <w:rPr>
                <w:rFonts w:hint="eastAsia"/>
                <w:szCs w:val="21"/>
              </w:rPr>
              <w:t>3</w:t>
            </w:r>
            <w:r>
              <w:rPr>
                <w:rFonts w:hint="eastAsia"/>
                <w:szCs w:val="21"/>
              </w:rPr>
              <w:t>.</w:t>
            </w:r>
            <w:r w:rsidR="00C55AE7">
              <w:rPr>
                <w:rFonts w:hint="eastAsia"/>
                <w:szCs w:val="21"/>
              </w:rPr>
              <w:t>1</w:t>
            </w:r>
            <w:r>
              <w:rPr>
                <w:rFonts w:hint="eastAsia"/>
                <w:szCs w:val="21"/>
              </w:rPr>
              <w:t>2</w:t>
            </w:r>
          </w:p>
        </w:tc>
        <w:tc>
          <w:tcPr>
            <w:tcW w:w="0" w:type="auto"/>
            <w:vMerge/>
          </w:tcPr>
          <w:p w14:paraId="1899ABC3" w14:textId="77777777" w:rsidR="005E0AF5" w:rsidRDefault="005E0AF5"/>
        </w:tc>
      </w:tr>
      <w:tr w:rsidR="005E0AF5" w14:paraId="1CB3155D" w14:textId="77777777" w:rsidTr="00EC4CF0">
        <w:trPr>
          <w:trHeight w:val="623"/>
        </w:trPr>
        <w:tc>
          <w:tcPr>
            <w:tcW w:w="3543" w:type="dxa"/>
            <w:vAlign w:val="center"/>
          </w:tcPr>
          <w:p w14:paraId="0E6C8FA2" w14:textId="608043A5" w:rsidR="005E0AF5" w:rsidRDefault="00713670" w:rsidP="00713670">
            <w:pPr>
              <w:rPr>
                <w:szCs w:val="21"/>
              </w:rPr>
            </w:pPr>
            <w:r>
              <w:rPr>
                <w:b/>
                <w:szCs w:val="21"/>
              </w:rPr>
              <w:t>Location</w:t>
            </w:r>
            <w:r w:rsidR="00C55AE7">
              <w:rPr>
                <w:rFonts w:hint="eastAsia"/>
                <w:b/>
                <w:szCs w:val="21"/>
              </w:rPr>
              <w:tab/>
            </w:r>
            <w:r w:rsidR="00C55AE7">
              <w:rPr>
                <w:rFonts w:hint="eastAsia"/>
                <w:b/>
                <w:szCs w:val="21"/>
              </w:rPr>
              <w:tab/>
            </w:r>
            <w:r w:rsidR="00914546">
              <w:rPr>
                <w:b/>
                <w:szCs w:val="21"/>
              </w:rPr>
              <w:t xml:space="preserve">   </w:t>
            </w:r>
            <w:r>
              <w:rPr>
                <w:rFonts w:hint="eastAsia"/>
                <w:szCs w:val="21"/>
              </w:rPr>
              <w:t>Shanghai</w:t>
            </w:r>
          </w:p>
        </w:tc>
        <w:tc>
          <w:tcPr>
            <w:tcW w:w="0" w:type="auto"/>
            <w:vMerge/>
          </w:tcPr>
          <w:p w14:paraId="75CEE1A3" w14:textId="77777777" w:rsidR="005E0AF5" w:rsidRDefault="005E0AF5"/>
        </w:tc>
      </w:tr>
      <w:tr w:rsidR="005E0AF5" w14:paraId="16CA727F" w14:textId="77777777" w:rsidTr="00EC4CF0">
        <w:trPr>
          <w:trHeight w:val="623"/>
        </w:trPr>
        <w:tc>
          <w:tcPr>
            <w:tcW w:w="3543" w:type="dxa"/>
            <w:vAlign w:val="center"/>
          </w:tcPr>
          <w:p w14:paraId="1D476109" w14:textId="341EEAC6" w:rsidR="005E0AF5" w:rsidRDefault="00713670" w:rsidP="00852721">
            <w:pPr>
              <w:rPr>
                <w:szCs w:val="21"/>
              </w:rPr>
            </w:pPr>
            <w:r>
              <w:rPr>
                <w:b/>
                <w:szCs w:val="21"/>
              </w:rPr>
              <w:t>Status</w:t>
            </w:r>
            <w:r w:rsidR="00C55AE7">
              <w:rPr>
                <w:rFonts w:hint="eastAsia"/>
                <w:b/>
                <w:szCs w:val="21"/>
              </w:rPr>
              <w:tab/>
            </w:r>
            <w:r w:rsidR="00C55AE7">
              <w:rPr>
                <w:rFonts w:hint="eastAsia"/>
                <w:b/>
                <w:szCs w:val="21"/>
              </w:rPr>
              <w:tab/>
            </w:r>
            <w:r w:rsidR="009F4833">
              <w:rPr>
                <w:rFonts w:hint="eastAsia"/>
                <w:b/>
                <w:szCs w:val="21"/>
              </w:rPr>
              <w:t xml:space="preserve">   </w:t>
            </w:r>
            <w:r w:rsidR="00FF0CAF">
              <w:rPr>
                <w:szCs w:val="21"/>
              </w:rPr>
              <w:t>M</w:t>
            </w:r>
            <w:r>
              <w:rPr>
                <w:szCs w:val="21"/>
              </w:rPr>
              <w:t>arried</w:t>
            </w:r>
          </w:p>
        </w:tc>
        <w:tc>
          <w:tcPr>
            <w:tcW w:w="0" w:type="auto"/>
            <w:vMerge/>
          </w:tcPr>
          <w:p w14:paraId="56625E59" w14:textId="77777777" w:rsidR="005E0AF5" w:rsidRDefault="005E0AF5"/>
        </w:tc>
      </w:tr>
    </w:tbl>
    <w:p w14:paraId="3D008B2B" w14:textId="7A6EDECD" w:rsidR="00852721" w:rsidRDefault="00713670" w:rsidP="00852721">
      <w:pPr>
        <w:shd w:val="clear" w:color="auto" w:fill="999999"/>
        <w:jc w:val="center"/>
        <w:rPr>
          <w:b/>
          <w:sz w:val="24"/>
          <w:szCs w:val="24"/>
        </w:rPr>
      </w:pPr>
      <w:r>
        <w:rPr>
          <w:b/>
          <w:sz w:val="24"/>
          <w:szCs w:val="24"/>
        </w:rPr>
        <w:t>Education background</w:t>
      </w:r>
    </w:p>
    <w:p w14:paraId="1EEB31E3" w14:textId="375D5240" w:rsidR="00852721" w:rsidRDefault="00852721" w:rsidP="00852721">
      <w:r>
        <w:rPr>
          <w:rFonts w:hint="eastAsia"/>
          <w:b/>
          <w:bCs/>
        </w:rPr>
        <w:t xml:space="preserve">2002.09 </w:t>
      </w:r>
      <w:r>
        <w:rPr>
          <w:b/>
          <w:bCs/>
        </w:rPr>
        <w:t>–</w:t>
      </w:r>
      <w:r>
        <w:rPr>
          <w:rFonts w:hint="eastAsia"/>
          <w:b/>
          <w:bCs/>
        </w:rPr>
        <w:t xml:space="preserve"> 2006.</w:t>
      </w:r>
      <w:r>
        <w:rPr>
          <w:b/>
          <w:bCs/>
        </w:rPr>
        <w:t>0</w:t>
      </w:r>
      <w:r>
        <w:rPr>
          <w:rFonts w:hint="eastAsia"/>
          <w:b/>
          <w:bCs/>
        </w:rPr>
        <w:t>7.</w:t>
      </w:r>
      <w:r>
        <w:rPr>
          <w:b/>
          <w:bCs/>
        </w:rPr>
        <w:t>20</w:t>
      </w:r>
      <w:r>
        <w:rPr>
          <w:rFonts w:hint="eastAsia"/>
          <w:b/>
          <w:bCs/>
        </w:rPr>
        <w:tab/>
      </w:r>
      <w:r>
        <w:rPr>
          <w:rFonts w:hint="eastAsia"/>
          <w:b/>
          <w:bCs/>
        </w:rPr>
        <w:tab/>
      </w:r>
      <w:r>
        <w:rPr>
          <w:rFonts w:hint="eastAsia"/>
          <w:b/>
          <w:bCs/>
        </w:rPr>
        <w:tab/>
      </w:r>
      <w:r w:rsidR="00713670" w:rsidRPr="009F484C">
        <w:rPr>
          <w:rFonts w:hint="eastAsia"/>
        </w:rPr>
        <w:t xml:space="preserve">Shanghai </w:t>
      </w:r>
      <w:r w:rsidR="00FF0CAF" w:rsidRPr="009F484C">
        <w:t>M</w:t>
      </w:r>
      <w:r w:rsidR="00713670" w:rsidRPr="009F484C">
        <w:t xml:space="preserve">aritime </w:t>
      </w:r>
      <w:r w:rsidR="00FF0CAF" w:rsidRPr="000F444F">
        <w:t>University</w:t>
      </w:r>
      <w:r w:rsidR="00FF0CAF" w:rsidRPr="000F444F">
        <w:rPr>
          <w:rFonts w:hint="eastAsia"/>
        </w:rPr>
        <w:t xml:space="preserve">   </w:t>
      </w:r>
      <w:r w:rsidR="00FF0CAF" w:rsidRPr="000F444F">
        <w:t>Marine</w:t>
      </w:r>
      <w:r w:rsidR="00FF0CAF">
        <w:t xml:space="preserve"> </w:t>
      </w:r>
      <w:r w:rsidR="00713670">
        <w:rPr>
          <w:rFonts w:hint="eastAsia"/>
        </w:rPr>
        <w:t>e</w:t>
      </w:r>
      <w:r w:rsidR="00713670">
        <w:t>ngineering</w:t>
      </w:r>
    </w:p>
    <w:p w14:paraId="35DDB6AA" w14:textId="3A4CCF6E" w:rsidR="009158D9" w:rsidRDefault="00713670" w:rsidP="00852721">
      <w:pPr>
        <w:jc w:val="left"/>
      </w:pPr>
      <w:r>
        <w:rPr>
          <w:rFonts w:hint="eastAsia"/>
        </w:rPr>
        <w:t>M</w:t>
      </w:r>
      <w:r>
        <w:t xml:space="preserve">ajor &amp; </w:t>
      </w:r>
      <w:r>
        <w:rPr>
          <w:rFonts w:hint="eastAsia"/>
        </w:rPr>
        <w:t>degree</w:t>
      </w:r>
      <w:r>
        <w:rPr>
          <w:rFonts w:hint="eastAsia"/>
        </w:rPr>
        <w:tab/>
      </w:r>
      <w:r>
        <w:rPr>
          <w:rFonts w:hint="eastAsia"/>
        </w:rPr>
        <w:tab/>
      </w:r>
      <w:r>
        <w:rPr>
          <w:rFonts w:hint="eastAsia"/>
        </w:rPr>
        <w:tab/>
      </w:r>
      <w:r>
        <w:rPr>
          <w:rFonts w:hint="eastAsia"/>
        </w:rPr>
        <w:tab/>
      </w:r>
      <w:r>
        <w:t>Bachelor in Engineering</w:t>
      </w:r>
    </w:p>
    <w:p w14:paraId="5AACD1C0" w14:textId="77777777" w:rsidR="00CB0393" w:rsidRDefault="00CB0393" w:rsidP="00852721">
      <w:pPr>
        <w:jc w:val="left"/>
      </w:pPr>
    </w:p>
    <w:p w14:paraId="171D0C18" w14:textId="4F7F97DB" w:rsidR="005E0AF5" w:rsidRDefault="008A2BF3">
      <w:pPr>
        <w:shd w:val="clear" w:color="auto" w:fill="999999"/>
        <w:jc w:val="center"/>
        <w:rPr>
          <w:b/>
          <w:sz w:val="24"/>
          <w:szCs w:val="24"/>
        </w:rPr>
      </w:pPr>
      <w:r>
        <w:rPr>
          <w:b/>
          <w:sz w:val="24"/>
          <w:szCs w:val="24"/>
        </w:rPr>
        <w:t xml:space="preserve">Working </w:t>
      </w:r>
      <w:r w:rsidR="00FE16B5">
        <w:rPr>
          <w:b/>
          <w:sz w:val="24"/>
          <w:szCs w:val="24"/>
        </w:rPr>
        <w:t>Experience</w:t>
      </w:r>
    </w:p>
    <w:p w14:paraId="18A6B204" w14:textId="7B292443" w:rsidR="00C65150" w:rsidRDefault="00852721" w:rsidP="00DB76E6">
      <w:r>
        <w:rPr>
          <w:rFonts w:hint="eastAsia"/>
          <w:b/>
          <w:bCs/>
        </w:rPr>
        <w:t>2016</w:t>
      </w:r>
      <w:r w:rsidR="00C65150">
        <w:rPr>
          <w:rFonts w:hint="eastAsia"/>
          <w:b/>
          <w:bCs/>
        </w:rPr>
        <w:t>.0</w:t>
      </w:r>
      <w:r>
        <w:rPr>
          <w:b/>
          <w:bCs/>
        </w:rPr>
        <w:t>2</w:t>
      </w:r>
      <w:r w:rsidR="00C65150">
        <w:rPr>
          <w:rFonts w:hint="eastAsia"/>
          <w:b/>
          <w:bCs/>
        </w:rPr>
        <w:t xml:space="preserve"> </w:t>
      </w:r>
      <w:r w:rsidR="00C65150">
        <w:rPr>
          <w:b/>
          <w:bCs/>
        </w:rPr>
        <w:t>–</w:t>
      </w:r>
      <w:r w:rsidR="00C65150">
        <w:rPr>
          <w:rFonts w:hint="eastAsia"/>
          <w:b/>
          <w:bCs/>
        </w:rPr>
        <w:t xml:space="preserve"> </w:t>
      </w:r>
      <w:r w:rsidR="002842F5">
        <w:rPr>
          <w:rFonts w:hint="eastAsia"/>
          <w:b/>
          <w:bCs/>
        </w:rPr>
        <w:t>Now</w:t>
      </w:r>
      <w:r w:rsidR="00C65150">
        <w:rPr>
          <w:rFonts w:hint="eastAsia"/>
          <w:b/>
          <w:bCs/>
        </w:rPr>
        <w:tab/>
      </w:r>
      <w:r w:rsidR="00C65150">
        <w:rPr>
          <w:rFonts w:hint="eastAsia"/>
          <w:b/>
          <w:bCs/>
        </w:rPr>
        <w:tab/>
      </w:r>
      <w:r w:rsidR="00C65150">
        <w:rPr>
          <w:rFonts w:hint="eastAsia"/>
          <w:b/>
          <w:bCs/>
        </w:rPr>
        <w:tab/>
      </w:r>
      <w:r w:rsidR="00E965D2">
        <w:rPr>
          <w:rFonts w:hint="eastAsia"/>
          <w:b/>
          <w:bCs/>
        </w:rPr>
        <w:t xml:space="preserve">Planning </w:t>
      </w:r>
      <w:r w:rsidR="00364660">
        <w:rPr>
          <w:b/>
          <w:bCs/>
        </w:rPr>
        <w:t xml:space="preserve">and Logistics </w:t>
      </w:r>
      <w:r w:rsidR="0090783E">
        <w:rPr>
          <w:b/>
          <w:bCs/>
        </w:rPr>
        <w:t>Department</w:t>
      </w:r>
      <w:r w:rsidR="00364660">
        <w:rPr>
          <w:b/>
          <w:bCs/>
        </w:rPr>
        <w:tab/>
      </w:r>
      <w:r w:rsidR="00364660">
        <w:rPr>
          <w:rFonts w:hint="eastAsia"/>
          <w:b/>
          <w:bCs/>
        </w:rPr>
        <w:t xml:space="preserve">Shanghai Volkswagen </w:t>
      </w:r>
      <w:r w:rsidR="0090783E">
        <w:rPr>
          <w:b/>
          <w:bCs/>
        </w:rPr>
        <w:t>P</w:t>
      </w:r>
      <w:r w:rsidR="0090783E">
        <w:rPr>
          <w:rFonts w:hint="eastAsia"/>
          <w:b/>
          <w:bCs/>
        </w:rPr>
        <w:t xml:space="preserve">owertrain </w:t>
      </w:r>
      <w:proofErr w:type="spellStart"/>
      <w:r w:rsidR="00364660">
        <w:rPr>
          <w:rFonts w:hint="eastAsia"/>
          <w:b/>
          <w:bCs/>
        </w:rPr>
        <w:t>Co.,Ltd</w:t>
      </w:r>
      <w:proofErr w:type="spellEnd"/>
    </w:p>
    <w:p w14:paraId="4E08046A" w14:textId="7CE17360" w:rsidR="00C65150" w:rsidRDefault="00E965D2" w:rsidP="00C65150">
      <w:r>
        <w:t>Position</w:t>
      </w:r>
      <w:r>
        <w:tab/>
      </w:r>
      <w:r>
        <w:tab/>
      </w:r>
      <w:r w:rsidR="00364660">
        <w:rPr>
          <w:rFonts w:hint="eastAsia"/>
        </w:rPr>
        <w:tab/>
      </w:r>
      <w:r w:rsidR="00364660">
        <w:rPr>
          <w:rFonts w:hint="eastAsia"/>
        </w:rPr>
        <w:tab/>
      </w:r>
      <w:r w:rsidR="00364660">
        <w:rPr>
          <w:rFonts w:hint="eastAsia"/>
        </w:rPr>
        <w:tab/>
      </w:r>
      <w:r>
        <w:t>Exper</w:t>
      </w:r>
      <w:r>
        <w:rPr>
          <w:rFonts w:hint="eastAsia"/>
        </w:rPr>
        <w:t>t</w:t>
      </w:r>
      <w:r>
        <w:t xml:space="preserve"> of </w:t>
      </w:r>
      <w:r w:rsidR="00617F16">
        <w:t>demand &amp; supply resource management (Manager Level.3)</w:t>
      </w:r>
    </w:p>
    <w:p w14:paraId="151162C0" w14:textId="33AFB6D1" w:rsidR="00C65150" w:rsidRDefault="00257EA1" w:rsidP="00C65150">
      <w:pPr>
        <w:pStyle w:val="a8"/>
        <w:numPr>
          <w:ilvl w:val="0"/>
          <w:numId w:val="5"/>
        </w:numPr>
        <w:ind w:firstLineChars="0"/>
      </w:pPr>
      <w:r>
        <w:t>Lead and manage the team of resource management.</w:t>
      </w:r>
    </w:p>
    <w:p w14:paraId="489A7798" w14:textId="1CCDAB05" w:rsidR="00380938" w:rsidRDefault="00257EA1" w:rsidP="00C44873">
      <w:pPr>
        <w:pStyle w:val="a8"/>
        <w:numPr>
          <w:ilvl w:val="0"/>
          <w:numId w:val="5"/>
        </w:numPr>
        <w:ind w:firstLineChars="0"/>
      </w:pPr>
      <w:r>
        <w:rPr>
          <w:rFonts w:hint="eastAsia"/>
        </w:rPr>
        <w:t xml:space="preserve">Risk </w:t>
      </w:r>
      <w:r w:rsidR="00CD7BEB">
        <w:t>Parts Control</w:t>
      </w:r>
    </w:p>
    <w:p w14:paraId="5117490B" w14:textId="42373508" w:rsidR="00033091" w:rsidRDefault="00257EA1" w:rsidP="00380938">
      <w:pPr>
        <w:pStyle w:val="a8"/>
        <w:numPr>
          <w:ilvl w:val="0"/>
          <w:numId w:val="6"/>
        </w:numPr>
        <w:ind w:firstLineChars="0"/>
      </w:pPr>
      <w:r>
        <w:rPr>
          <w:rFonts w:hint="eastAsia"/>
        </w:rPr>
        <w:t xml:space="preserve">Attend the regular meeting of </w:t>
      </w:r>
      <w:r>
        <w:t>China region’s risk resources, with the colleagues from VGC, SAIC-VW, FAW-VW PU &amp; LO dep</w:t>
      </w:r>
      <w:r w:rsidR="003D5036">
        <w:t>artment</w:t>
      </w:r>
      <w:r>
        <w:t xml:space="preserve"> to discuss the solutions </w:t>
      </w:r>
      <w:r w:rsidR="003D5036">
        <w:t xml:space="preserve">for </w:t>
      </w:r>
      <w:r>
        <w:t>solv</w:t>
      </w:r>
      <w:r w:rsidR="003D5036">
        <w:t>ing</w:t>
      </w:r>
      <w:r>
        <w:t xml:space="preserve"> </w:t>
      </w:r>
      <w:del w:id="1" w:author="Wang, Octavia" w:date="2017-10-26T15:56:00Z">
        <w:r w:rsidDel="003D5036">
          <w:delText xml:space="preserve">Engine’s </w:delText>
        </w:r>
      </w:del>
      <w:r>
        <w:t>supply chain problem.</w:t>
      </w:r>
    </w:p>
    <w:p w14:paraId="31D55EAD" w14:textId="5153986B" w:rsidR="00AC1B25" w:rsidRDefault="00257EA1" w:rsidP="00380938">
      <w:pPr>
        <w:pStyle w:val="a8"/>
        <w:numPr>
          <w:ilvl w:val="0"/>
          <w:numId w:val="6"/>
        </w:numPr>
        <w:ind w:firstLineChars="0"/>
      </w:pPr>
      <w:del w:id="2" w:author="Wang, Octavia" w:date="2017-10-26T15:58:00Z">
        <w:r w:rsidDel="003D5036">
          <w:delText xml:space="preserve">Attend the regular meeting with T </w:delText>
        </w:r>
        <w:r w:rsidR="00D8317C" w:rsidDel="003D5036">
          <w:delText>departments;</w:delText>
        </w:r>
        <w:r w:rsidDel="003D5036">
          <w:delText xml:space="preserve"> report the risk info to </w:delText>
        </w:r>
        <w:r w:rsidR="00D8317C" w:rsidDel="003D5036">
          <w:delText xml:space="preserve">VWPT </w:delText>
        </w:r>
        <w:r w:rsidDel="003D5036">
          <w:delText>GM.</w:delText>
        </w:r>
      </w:del>
      <w:r w:rsidR="003D5036">
        <w:t>Report the risk parts’ status to the top management team on a regular basis.</w:t>
      </w:r>
    </w:p>
    <w:p w14:paraId="03F41F1A" w14:textId="1CFD26BC" w:rsidR="00AC1B25" w:rsidRDefault="00D8317C" w:rsidP="00380938">
      <w:pPr>
        <w:pStyle w:val="a8"/>
        <w:numPr>
          <w:ilvl w:val="0"/>
          <w:numId w:val="6"/>
        </w:numPr>
        <w:ind w:firstLineChars="0"/>
      </w:pPr>
      <w:del w:id="3" w:author="Wang, Octavia" w:date="2017-10-26T15:59:00Z">
        <w:r w:rsidDel="003D5036">
          <w:delText xml:space="preserve">Check the critical parts weekly report then </w:delText>
        </w:r>
        <w:r w:rsidDel="003D5036">
          <w:rPr>
            <w:rFonts w:hint="eastAsia"/>
          </w:rPr>
          <w:delText>supervise</w:delText>
        </w:r>
        <w:r w:rsidDel="003D5036">
          <w:delText xml:space="preserve"> team </w:delText>
        </w:r>
        <w:r w:rsidR="002C14E3" w:rsidDel="003D5036">
          <w:rPr>
            <w:rFonts w:hint="eastAsia"/>
          </w:rPr>
          <w:delText>mem</w:delText>
        </w:r>
        <w:r w:rsidR="00F30CBB" w:rsidDel="003D5036">
          <w:rPr>
            <w:rFonts w:hint="eastAsia"/>
          </w:rPr>
          <w:delText>ber</w:delText>
        </w:r>
        <w:r w:rsidDel="003D5036">
          <w:delText xml:space="preserve"> send out.</w:delText>
        </w:r>
      </w:del>
      <w:ins w:id="4" w:author="Wang, Octavia" w:date="2017-10-26T15:59:00Z">
        <w:r w:rsidR="003D5036">
          <w:t>Review</w:t>
        </w:r>
      </w:ins>
      <w:ins w:id="5" w:author="Wang, Octavia" w:date="2017-10-26T16:00:00Z">
        <w:r w:rsidR="003D5036">
          <w:t xml:space="preserve"> and approve</w:t>
        </w:r>
      </w:ins>
      <w:ins w:id="6" w:author="Wang, Octavia" w:date="2017-10-26T15:59:00Z">
        <w:r w:rsidR="003D5036">
          <w:t xml:space="preserve"> the “</w:t>
        </w:r>
      </w:ins>
      <w:ins w:id="7" w:author="Wang, Octavia" w:date="2017-10-26T16:00:00Z">
        <w:r w:rsidR="003D5036">
          <w:t>Risk Part Weekly Report</w:t>
        </w:r>
      </w:ins>
      <w:ins w:id="8" w:author="Wang, Octavia" w:date="2017-10-26T15:59:00Z">
        <w:r w:rsidR="003D5036">
          <w:t>”</w:t>
        </w:r>
      </w:ins>
      <w:ins w:id="9" w:author="Wang, Octavia" w:date="2017-10-26T16:00:00Z">
        <w:r w:rsidR="003D5036">
          <w:t xml:space="preserve"> with the team, and post to the top management team. </w:t>
        </w:r>
      </w:ins>
    </w:p>
    <w:p w14:paraId="32673458" w14:textId="4C52F586" w:rsidR="00F053E8" w:rsidRDefault="00A11CD9" w:rsidP="00380938">
      <w:pPr>
        <w:pStyle w:val="a8"/>
        <w:numPr>
          <w:ilvl w:val="0"/>
          <w:numId w:val="6"/>
        </w:numPr>
        <w:ind w:firstLineChars="0"/>
      </w:pPr>
      <w:r>
        <w:t>Make the components’ banking plan to cover the period of demand unstable.</w:t>
      </w:r>
      <w:ins w:id="10" w:author="Wang, Octavia" w:date="2017-10-26T16:01:00Z">
        <w:r w:rsidR="003D5036">
          <w:t xml:space="preserve"> Check and make the backlog plan along with the demands </w:t>
        </w:r>
      </w:ins>
      <w:ins w:id="11" w:author="Wang, Octavia" w:date="2017-10-26T16:02:00Z">
        <w:del w:id="12" w:author="Microsoft Office User" w:date="2021-09-01T01:43:00Z">
          <w:r w:rsidR="003D5036" w:rsidDel="00774363">
            <w:delText>fluctuanting</w:delText>
          </w:r>
        </w:del>
      </w:ins>
      <w:ins w:id="13" w:author="Microsoft Office User" w:date="2021-09-01T01:43:00Z">
        <w:r w:rsidR="00774363">
          <w:t>fluctuating</w:t>
        </w:r>
      </w:ins>
      <w:ins w:id="14" w:author="Wang, Octavia" w:date="2017-10-26T16:02:00Z">
        <w:r w:rsidR="003D5036">
          <w:t>.</w:t>
        </w:r>
      </w:ins>
    </w:p>
    <w:p w14:paraId="3CD69C3E" w14:textId="4D4929CB" w:rsidR="00FB3BE6" w:rsidRDefault="00F43BEE" w:rsidP="00380938">
      <w:pPr>
        <w:pStyle w:val="a8"/>
        <w:numPr>
          <w:ilvl w:val="0"/>
          <w:numId w:val="6"/>
        </w:numPr>
        <w:ind w:firstLineChars="0"/>
      </w:pPr>
      <w:del w:id="15" w:author="Wang, Octavia" w:date="2017-10-26T16:04:00Z">
        <w:r w:rsidDel="003D5036">
          <w:delText xml:space="preserve">Hold </w:delText>
        </w:r>
      </w:del>
      <w:ins w:id="16" w:author="Wang, Octavia" w:date="2017-10-26T16:04:00Z">
        <w:r w:rsidR="003D5036">
          <w:t xml:space="preserve">In charge of </w:t>
        </w:r>
      </w:ins>
      <w:r>
        <w:t xml:space="preserve">the </w:t>
      </w:r>
      <w:del w:id="17" w:author="Wang, Octavia" w:date="2017-10-26T16:03:00Z">
        <w:r w:rsidDel="003D5036">
          <w:rPr>
            <w:rFonts w:hint="eastAsia"/>
          </w:rPr>
          <w:delText>“</w:delText>
        </w:r>
      </w:del>
      <w:del w:id="18" w:author="Wang, Octavia" w:date="2017-10-26T16:02:00Z">
        <w:r w:rsidDel="003D5036">
          <w:rPr>
            <w:rFonts w:hint="eastAsia"/>
          </w:rPr>
          <w:delText>s</w:delText>
        </w:r>
        <w:r w:rsidDel="003D5036">
          <w:delText xml:space="preserve">ite </w:delText>
        </w:r>
      </w:del>
      <w:ins w:id="19" w:author="Wang, Octavia" w:date="2017-10-26T16:03:00Z">
        <w:r w:rsidR="003D5036">
          <w:t>“</w:t>
        </w:r>
      </w:ins>
      <w:ins w:id="20" w:author="Wang, Octavia" w:date="2017-10-26T16:02:00Z">
        <w:r w:rsidR="003D5036">
          <w:t xml:space="preserve">Site </w:t>
        </w:r>
      </w:ins>
      <w:del w:id="21" w:author="Wang, Octavia" w:date="2017-10-26T16:03:00Z">
        <w:r w:rsidDel="003D5036">
          <w:delText xml:space="preserve">visit </w:delText>
        </w:r>
      </w:del>
      <w:ins w:id="22" w:author="Wang, Octavia" w:date="2017-10-26T16:03:00Z">
        <w:r w:rsidR="003D5036">
          <w:t xml:space="preserve">Visit </w:t>
        </w:r>
      </w:ins>
      <w:del w:id="23" w:author="Wang, Octavia" w:date="2017-10-26T16:03:00Z">
        <w:r w:rsidDel="003D5036">
          <w:delText>team</w:delText>
        </w:r>
      </w:del>
      <w:ins w:id="24" w:author="Wang, Octavia" w:date="2017-10-26T16:03:00Z">
        <w:r w:rsidR="003D5036">
          <w:t>Team (SVT)”</w:t>
        </w:r>
      </w:ins>
      <w:del w:id="25" w:author="Wang, Octavia" w:date="2017-10-26T16:03:00Z">
        <w:r w:rsidDel="003D5036">
          <w:rPr>
            <w:rFonts w:hint="eastAsia"/>
          </w:rPr>
          <w:delText>”</w:delText>
        </w:r>
        <w:r w:rsidDel="003D5036">
          <w:delText>(</w:delText>
        </w:r>
      </w:del>
      <w:ins w:id="26" w:author="Wang, Octavia" w:date="2017-10-26T16:03:00Z">
        <w:r w:rsidR="003D5036">
          <w:t xml:space="preserve">with </w:t>
        </w:r>
      </w:ins>
      <w:r>
        <w:t xml:space="preserve">Quality, </w:t>
      </w:r>
      <w:ins w:id="27" w:author="Wang, Octavia" w:date="2017-10-26T16:03:00Z">
        <w:r w:rsidR="003D5036">
          <w:t xml:space="preserve"> </w:t>
        </w:r>
      </w:ins>
      <w:r>
        <w:t xml:space="preserve">Logistics, </w:t>
      </w:r>
      <w:ins w:id="28" w:author="Wang, Octavia" w:date="2017-10-26T16:03:00Z">
        <w:r w:rsidR="003D5036">
          <w:t xml:space="preserve"> </w:t>
        </w:r>
      </w:ins>
      <w:r>
        <w:t>Pu</w:t>
      </w:r>
      <w:r>
        <w:rPr>
          <w:rFonts w:hint="eastAsia"/>
        </w:rPr>
        <w:t>r</w:t>
      </w:r>
      <w:r>
        <w:t>ch</w:t>
      </w:r>
      <w:r>
        <w:rPr>
          <w:rFonts w:hint="eastAsia"/>
        </w:rPr>
        <w:t>a</w:t>
      </w:r>
      <w:r>
        <w:t>s</w:t>
      </w:r>
      <w:ins w:id="29" w:author="Wang, Octavia" w:date="2017-10-26T16:04:00Z">
        <w:r w:rsidR="003D5036">
          <w:t>ing</w:t>
        </w:r>
      </w:ins>
      <w:del w:id="30" w:author="Wang, Octavia" w:date="2017-10-26T16:04:00Z">
        <w:r w:rsidDel="003D5036">
          <w:delText>er)</w:delText>
        </w:r>
      </w:del>
      <w:r>
        <w:rPr>
          <w:rFonts w:hint="eastAsia"/>
        </w:rPr>
        <w:t>，</w:t>
      </w:r>
      <w:del w:id="31" w:author="Wang, Octavia" w:date="2017-10-26T16:04:00Z">
        <w:r w:rsidDel="003D5036">
          <w:delText xml:space="preserve">to </w:delText>
        </w:r>
      </w:del>
      <w:r>
        <w:t xml:space="preserve">visit the </w:t>
      </w:r>
      <w:del w:id="32" w:author="Wang, Octavia" w:date="2017-10-26T16:05:00Z">
        <w:r w:rsidDel="003D5036">
          <w:delText xml:space="preserve">plant of supplier for </w:delText>
        </w:r>
        <w:r w:rsidR="008C094F" w:rsidDel="003D5036">
          <w:delText>problems</w:delText>
        </w:r>
      </w:del>
      <w:ins w:id="33" w:author="Wang, Octavia" w:date="2017-10-26T16:05:00Z">
        <w:r w:rsidR="003D5036">
          <w:t>supplier with potential risks in</w:t>
        </w:r>
      </w:ins>
      <w:del w:id="34" w:author="Wang, Octavia" w:date="2017-10-26T16:05:00Z">
        <w:r w:rsidR="008C094F" w:rsidDel="003D5036">
          <w:delText>(</w:delText>
        </w:r>
      </w:del>
      <w:r w:rsidR="008C094F">
        <w:t>capacity, production, quality, delivery etc.</w:t>
      </w:r>
      <w:ins w:id="35" w:author="Wang, Octavia" w:date="2017-10-26T16:05:00Z">
        <w:r w:rsidR="003D5036">
          <w:t>, support and solve the problems in house at their plant.</w:t>
        </w:r>
      </w:ins>
      <w:del w:id="36" w:author="Wang, Octavia" w:date="2017-10-26T16:05:00Z">
        <w:r w:rsidR="008C094F" w:rsidDel="003D5036">
          <w:delText xml:space="preserve">) </w:delText>
        </w:r>
      </w:del>
    </w:p>
    <w:p w14:paraId="222223A7" w14:textId="3D05890B" w:rsidR="00AC1B25" w:rsidRDefault="002C14E3" w:rsidP="00AC1B25">
      <w:pPr>
        <w:pStyle w:val="a8"/>
        <w:numPr>
          <w:ilvl w:val="0"/>
          <w:numId w:val="6"/>
        </w:numPr>
        <w:ind w:firstLineChars="0"/>
      </w:pPr>
      <w:del w:id="37" w:author="Wang, Octavia" w:date="2017-10-26T16:06:00Z">
        <w:r w:rsidDel="009E1524">
          <w:delText xml:space="preserve">For some parts need tracking by long term, I will make the plan and supervise the team </w:delText>
        </w:r>
        <w:r w:rsidR="00F30CBB" w:rsidDel="009E1524">
          <w:delText>member</w:delText>
        </w:r>
        <w:r w:rsidDel="009E1524">
          <w:delText xml:space="preserve"> to follow up it.</w:delText>
        </w:r>
      </w:del>
      <w:ins w:id="38" w:author="Wang, Octavia" w:date="2017-10-26T16:06:00Z">
        <w:r w:rsidR="009E1524">
          <w:t xml:space="preserve">Set long-term planning </w:t>
        </w:r>
      </w:ins>
      <w:ins w:id="39" w:author="Wang, Octavia" w:date="2017-10-26T16:07:00Z">
        <w:r w:rsidR="009E1524">
          <w:t>to</w:t>
        </w:r>
      </w:ins>
      <w:ins w:id="40" w:author="Wang, Octavia" w:date="2017-10-26T16:06:00Z">
        <w:r w:rsidR="009E1524">
          <w:t xml:space="preserve"> the risk parts, nominate </w:t>
        </w:r>
      </w:ins>
      <w:ins w:id="41" w:author="Wang, Octavia" w:date="2017-10-26T16:07:00Z">
        <w:r w:rsidR="009E1524">
          <w:t>correspondence</w:t>
        </w:r>
      </w:ins>
      <w:ins w:id="42" w:author="Wang, Octavia" w:date="2017-10-26T16:06:00Z">
        <w:r w:rsidR="009E1524">
          <w:t xml:space="preserve"> </w:t>
        </w:r>
      </w:ins>
      <w:ins w:id="43" w:author="Wang, Octavia" w:date="2017-10-26T16:07:00Z">
        <w:r w:rsidR="009E1524">
          <w:t xml:space="preserve">team member </w:t>
        </w:r>
      </w:ins>
      <w:ins w:id="44" w:author="Wang, Octavia" w:date="2017-10-26T16:08:00Z">
        <w:r w:rsidR="009E1524">
          <w:t>tracking , monitoring and reporting the part status.</w:t>
        </w:r>
      </w:ins>
    </w:p>
    <w:p w14:paraId="387815A0" w14:textId="53355ED9" w:rsidR="00AC1B25" w:rsidRDefault="002C14E3" w:rsidP="00AC1B25">
      <w:pPr>
        <w:pStyle w:val="a8"/>
        <w:numPr>
          <w:ilvl w:val="0"/>
          <w:numId w:val="6"/>
        </w:numPr>
        <w:ind w:firstLineChars="0"/>
      </w:pPr>
      <w:del w:id="45" w:author="Wang, Octavia" w:date="2017-10-26T16:08:00Z">
        <w:r w:rsidDel="009E1524">
          <w:delText xml:space="preserve">Make </w:delText>
        </w:r>
      </w:del>
      <w:ins w:id="46" w:author="Wang, Octavia" w:date="2017-10-26T16:08:00Z">
        <w:r w:rsidR="009E1524">
          <w:t xml:space="preserve">Set </w:t>
        </w:r>
      </w:ins>
      <w:del w:id="47" w:author="Wang, Octavia" w:date="2017-10-26T16:08:00Z">
        <w:r w:rsidDel="009E1524">
          <w:delText xml:space="preserve">the </w:delText>
        </w:r>
      </w:del>
      <w:r>
        <w:t xml:space="preserve">risk enquiry plan, supervise team </w:t>
      </w:r>
      <w:r w:rsidR="00F30CBB">
        <w:t xml:space="preserve">member to </w:t>
      </w:r>
      <w:r w:rsidR="00710D8A">
        <w:t xml:space="preserve">release the info at EDI and check the summary report. </w:t>
      </w:r>
    </w:p>
    <w:p w14:paraId="3CD15547" w14:textId="4C7713A7" w:rsidR="001B701D" w:rsidRDefault="00180CA2" w:rsidP="00F32562">
      <w:pPr>
        <w:numPr>
          <w:ilvl w:val="0"/>
          <w:numId w:val="1"/>
        </w:numPr>
        <w:tabs>
          <w:tab w:val="clear" w:pos="420"/>
          <w:tab w:val="left" w:pos="411"/>
        </w:tabs>
        <w:ind w:left="412" w:hanging="412"/>
      </w:pPr>
      <w:r>
        <w:t xml:space="preserve">Supplier </w:t>
      </w:r>
      <w:del w:id="48" w:author="Wang, Octavia" w:date="2017-10-26T15:57:00Z">
        <w:r w:rsidDel="003D5036">
          <w:delText>m</w:delText>
        </w:r>
      </w:del>
      <w:proofErr w:type="spellStart"/>
      <w:ins w:id="49" w:author="Wang, Octavia" w:date="2017-10-24T14:34:00Z">
        <w:r w:rsidR="00CD7BEB">
          <w:t>M</w:t>
        </w:r>
      </w:ins>
      <w:del w:id="50" w:author="Wang, Octavia" w:date="2017-10-24T14:34:00Z">
        <w:r w:rsidDel="00CD7BEB">
          <w:delText>a</w:delText>
        </w:r>
      </w:del>
      <w:r>
        <w:t>nagement</w:t>
      </w:r>
      <w:proofErr w:type="spellEnd"/>
    </w:p>
    <w:p w14:paraId="23D77AF7" w14:textId="18FA3BCC" w:rsidR="00360186" w:rsidRDefault="00180CA2" w:rsidP="00143F91">
      <w:pPr>
        <w:pStyle w:val="a8"/>
        <w:numPr>
          <w:ilvl w:val="0"/>
          <w:numId w:val="6"/>
        </w:numPr>
        <w:ind w:firstLineChars="0"/>
      </w:pPr>
      <w:r>
        <w:rPr>
          <w:rFonts w:hint="eastAsia"/>
        </w:rPr>
        <w:t>Arrange</w:t>
      </w:r>
      <w:r>
        <w:t xml:space="preserve"> team member to make the </w:t>
      </w:r>
      <w:ins w:id="51" w:author="Wang, Octavia" w:date="2017-10-26T16:09:00Z">
        <w:r w:rsidR="009E1524">
          <w:t xml:space="preserve">Supplier </w:t>
        </w:r>
      </w:ins>
      <w:r>
        <w:t xml:space="preserve">KPI </w:t>
      </w:r>
      <w:del w:id="52" w:author="Wang, Octavia" w:date="2017-10-26T16:09:00Z">
        <w:r w:rsidDel="009E1524">
          <w:delText xml:space="preserve">of suppliers </w:delText>
        </w:r>
      </w:del>
      <w:r>
        <w:t>(VW-SRS), check the monthly report.</w:t>
      </w:r>
    </w:p>
    <w:p w14:paraId="37A28AB7" w14:textId="4640CA82" w:rsidR="00FB3BE6" w:rsidRDefault="009426B8" w:rsidP="00FB3BE6">
      <w:pPr>
        <w:pStyle w:val="a8"/>
        <w:numPr>
          <w:ilvl w:val="0"/>
          <w:numId w:val="6"/>
        </w:numPr>
        <w:ind w:firstLineChars="0"/>
      </w:pPr>
      <w:del w:id="53" w:author="Wang, Octavia" w:date="2017-10-26T16:10:00Z">
        <w:r w:rsidDel="009E1524">
          <w:delText>Make the plan of capacity enquiry</w:delText>
        </w:r>
      </w:del>
      <w:del w:id="54" w:author="Wang, Octavia" w:date="2017-10-26T16:09:00Z">
        <w:r w:rsidDel="009E1524">
          <w:delText>, teamwork</w:delText>
        </w:r>
      </w:del>
      <w:del w:id="55" w:author="Wang, Octavia" w:date="2017-10-26T16:10:00Z">
        <w:r w:rsidDel="009E1524">
          <w:delText xml:space="preserve"> with VGC, FAW-VW for the topic. Normally it will include 120 suppliers &amp; 310pcs parts.</w:delText>
        </w:r>
      </w:del>
      <w:ins w:id="56" w:author="Wang, Octavia" w:date="2017-10-24T15:38:00Z">
        <w:r w:rsidR="0033419D">
          <w:t xml:space="preserve">Make and track the capacity planning </w:t>
        </w:r>
      </w:ins>
      <w:ins w:id="57" w:author="Wang, Octavia" w:date="2017-10-24T15:39:00Z">
        <w:r w:rsidR="005E4EBF">
          <w:t xml:space="preserve">(roughly 120 suppliers, 310  </w:t>
        </w:r>
      </w:ins>
      <w:ins w:id="58" w:author="Wang, Octavia" w:date="2017-10-24T15:40:00Z">
        <w:r w:rsidR="005E4EBF">
          <w:t>different parts</w:t>
        </w:r>
      </w:ins>
      <w:ins w:id="59" w:author="Wang, Octavia" w:date="2017-10-24T15:39:00Z">
        <w:r w:rsidR="005E4EBF">
          <w:t xml:space="preserve"> involved) </w:t>
        </w:r>
      </w:ins>
      <w:ins w:id="60" w:author="Wang, Octavia" w:date="2017-10-24T15:38:00Z">
        <w:r w:rsidR="0033419D">
          <w:t xml:space="preserve">together with VGC and FAW-VW team, </w:t>
        </w:r>
      </w:ins>
    </w:p>
    <w:p w14:paraId="3EF963EE" w14:textId="14434B17" w:rsidR="00B2165A" w:rsidRDefault="00FF5AC7" w:rsidP="00B2165A">
      <w:pPr>
        <w:pStyle w:val="a8"/>
        <w:numPr>
          <w:ilvl w:val="0"/>
          <w:numId w:val="6"/>
        </w:numPr>
        <w:ind w:firstLineChars="0"/>
      </w:pPr>
      <w:r>
        <w:t xml:space="preserve">Support the key supplier to make the preparation of </w:t>
      </w:r>
      <w:r w:rsidR="00985178">
        <w:t xml:space="preserve">production </w:t>
      </w:r>
      <w:del w:id="61" w:author="Wang, Octavia" w:date="2017-10-24T15:41:00Z">
        <w:r w:rsidR="00985178" w:rsidDel="005E4EBF">
          <w:delText xml:space="preserve">for </w:delText>
        </w:r>
        <w:r w:rsidR="00345EF1" w:rsidDel="005E4EBF">
          <w:rPr>
            <w:rFonts w:hint="eastAsia"/>
          </w:rPr>
          <w:delText>adapt</w:delText>
        </w:r>
        <w:r w:rsidR="00345EF1" w:rsidDel="005E4EBF">
          <w:delText xml:space="preserve"> the</w:delText>
        </w:r>
      </w:del>
      <w:ins w:id="62" w:author="Wang, Octavia" w:date="2017-10-24T15:41:00Z">
        <w:r w:rsidR="005E4EBF">
          <w:t>along with</w:t>
        </w:r>
      </w:ins>
      <w:r w:rsidR="00345EF1">
        <w:t xml:space="preserve"> powertrain strategy of VW China</w:t>
      </w:r>
      <w:del w:id="63" w:author="Wang, Octavia" w:date="2017-10-24T15:41:00Z">
        <w:r w:rsidR="00345EF1" w:rsidDel="005E4EBF">
          <w:delText xml:space="preserve"> region</w:delText>
        </w:r>
      </w:del>
      <w:r w:rsidR="00345EF1">
        <w:t xml:space="preserve">. </w:t>
      </w:r>
      <w:del w:id="64" w:author="Wang, Octavia" w:date="2017-10-24T15:41:00Z">
        <w:r w:rsidR="00345EF1" w:rsidDel="005E4EBF">
          <w:delText>For exampl</w:delText>
        </w:r>
        <w:r w:rsidR="00345EF1" w:rsidDel="005E4EBF">
          <w:rPr>
            <w:rFonts w:hint="eastAsia"/>
          </w:rPr>
          <w:delText>e</w:delText>
        </w:r>
        <w:r w:rsidR="00AC78F3" w:rsidDel="005E4EBF">
          <w:rPr>
            <w:rFonts w:hint="eastAsia"/>
          </w:rPr>
          <w:delText>：</w:delText>
        </w:r>
      </w:del>
      <w:ins w:id="65" w:author="Wang, Octavia" w:date="2017-10-24T15:41:00Z">
        <w:r w:rsidR="005E4EBF">
          <w:t xml:space="preserve">Successfully launched switch </w:t>
        </w:r>
      </w:ins>
      <w:ins w:id="66" w:author="Wang, Octavia" w:date="2017-10-24T15:42:00Z">
        <w:r w:rsidR="005E4EBF">
          <w:t>from EA111</w:t>
        </w:r>
      </w:ins>
      <w:del w:id="67" w:author="Wang, Octavia" w:date="2017-10-24T15:42:00Z">
        <w:r w:rsidR="00345EF1" w:rsidDel="005E4EBF">
          <w:delText>E</w:delText>
        </w:r>
        <w:r w:rsidR="00AC78F3" w:rsidDel="005E4EBF">
          <w:rPr>
            <w:rFonts w:hint="eastAsia"/>
          </w:rPr>
          <w:delText>A111</w:delText>
        </w:r>
        <w:r w:rsidR="00345EF1" w:rsidDel="005E4EBF">
          <w:delText xml:space="preserve"> switch</w:delText>
        </w:r>
      </w:del>
      <w:r w:rsidR="00345EF1">
        <w:t xml:space="preserve"> to EA211</w:t>
      </w:r>
      <w:r w:rsidR="00AC78F3">
        <w:rPr>
          <w:rFonts w:hint="eastAsia"/>
        </w:rPr>
        <w:t>；</w:t>
      </w:r>
      <w:r w:rsidR="00345EF1">
        <w:rPr>
          <w:rFonts w:hint="eastAsia"/>
        </w:rPr>
        <w:t>Replace</w:t>
      </w:r>
      <w:ins w:id="68" w:author="Wang, Octavia" w:date="2017-10-24T15:55:00Z">
        <w:r w:rsidR="00DF61F6">
          <w:t>d</w:t>
        </w:r>
      </w:ins>
      <w:r w:rsidR="00345EF1">
        <w:rPr>
          <w:rFonts w:hint="eastAsia"/>
        </w:rPr>
        <w:t xml:space="preserve"> </w:t>
      </w:r>
      <w:del w:id="69" w:author="Wang, Octavia" w:date="2017-10-24T15:42:00Z">
        <w:r w:rsidR="00345EF1" w:rsidDel="005E4EBF">
          <w:rPr>
            <w:rFonts w:hint="eastAsia"/>
          </w:rPr>
          <w:delText xml:space="preserve">total </w:delText>
        </w:r>
      </w:del>
      <w:ins w:id="70" w:author="Wang, Octavia" w:date="2017-10-24T15:42:00Z">
        <w:r w:rsidR="005E4EBF">
          <w:t xml:space="preserve">all </w:t>
        </w:r>
      </w:ins>
      <w:r w:rsidR="00345EF1">
        <w:rPr>
          <w:rFonts w:hint="eastAsia"/>
        </w:rPr>
        <w:t xml:space="preserve">original </w:t>
      </w:r>
      <w:r w:rsidR="00345EF1">
        <w:t>MPI engine</w:t>
      </w:r>
      <w:ins w:id="71" w:author="Wang, Octavia" w:date="2017-10-24T15:55:00Z">
        <w:r w:rsidR="00DF61F6">
          <w:t>s</w:t>
        </w:r>
      </w:ins>
      <w:r w:rsidR="00345EF1">
        <w:t xml:space="preserve"> by 1.5L engine, and so on.</w:t>
      </w:r>
    </w:p>
    <w:p w14:paraId="61CF3CD4" w14:textId="7663A99B" w:rsidR="00143F91" w:rsidRDefault="00345EF1" w:rsidP="00143F91">
      <w:pPr>
        <w:pStyle w:val="a8"/>
        <w:numPr>
          <w:ilvl w:val="0"/>
          <w:numId w:val="6"/>
        </w:numPr>
        <w:ind w:firstLineChars="0"/>
      </w:pPr>
      <w:r>
        <w:rPr>
          <w:rFonts w:hint="eastAsia"/>
        </w:rPr>
        <w:t>Be the</w:t>
      </w:r>
      <w:r>
        <w:t xml:space="preserve"> team member of VWPT-</w:t>
      </w:r>
      <w:r>
        <w:rPr>
          <w:rFonts w:hint="eastAsia"/>
        </w:rPr>
        <w:t>KTM</w:t>
      </w:r>
      <w:r w:rsidRPr="006A530E">
        <w:rPr>
          <w:rFonts w:ascii="Tahoma" w:hAnsi="Tahoma" w:hint="eastAsia"/>
          <w:szCs w:val="21"/>
        </w:rPr>
        <w:t>²</w:t>
      </w:r>
      <w:del w:id="72" w:author="Wang, Octavia" w:date="2017-10-26T16:10:00Z">
        <w:r w:rsidDel="009E1524">
          <w:delText>, teamwork</w:delText>
        </w:r>
      </w:del>
      <w:r>
        <w:t xml:space="preserve"> with</w:t>
      </w:r>
      <w:ins w:id="73" w:author="Wang, Octavia" w:date="2017-10-26T16:10:00Z">
        <w:r w:rsidR="009E1524">
          <w:t xml:space="preserve"> cross function </w:t>
        </w:r>
      </w:ins>
      <w:ins w:id="74" w:author="Wang, Octavia" w:date="2017-10-26T16:11:00Z">
        <w:r w:rsidR="009E1524">
          <w:t>team from</w:t>
        </w:r>
      </w:ins>
      <w:r>
        <w:t xml:space="preserve"> PU, QA</w:t>
      </w:r>
      <w:del w:id="75" w:author="Wang, Octavia" w:date="2017-10-26T16:11:00Z">
        <w:r w:rsidDel="009E1524">
          <w:delText xml:space="preserve">, </w:delText>
        </w:r>
      </w:del>
      <w:ins w:id="76" w:author="Wang, Octavia" w:date="2017-10-26T16:11:00Z">
        <w:r w:rsidR="009E1524">
          <w:t xml:space="preserve"> and </w:t>
        </w:r>
      </w:ins>
      <w:r>
        <w:t>P</w:t>
      </w:r>
      <w:r>
        <w:rPr>
          <w:rFonts w:hint="eastAsia"/>
        </w:rPr>
        <w:t>roj</w:t>
      </w:r>
      <w:ins w:id="77" w:author="Wang, Octavia" w:date="2017-10-24T15:43:00Z">
        <w:r w:rsidR="005E4EBF">
          <w:t>ect</w:t>
        </w:r>
      </w:ins>
      <w:r>
        <w:t xml:space="preserve"> to manage the suppliers</w:t>
      </w:r>
      <w:del w:id="78" w:author="Wang, Octavia" w:date="2017-10-26T16:11:00Z">
        <w:r w:rsidDel="009E1524">
          <w:delText xml:space="preserve">. </w:delText>
        </w:r>
        <w:r w:rsidDel="009E1524">
          <w:rPr>
            <w:rFonts w:hint="eastAsia"/>
          </w:rPr>
          <w:delText xml:space="preserve">From </w:delText>
        </w:r>
        <w:r w:rsidR="007C3E86" w:rsidDel="009E1524">
          <w:delText xml:space="preserve">project status to series production status. </w:delText>
        </w:r>
      </w:del>
      <w:ins w:id="79" w:author="Wang, Octavia" w:date="2017-10-26T16:11:00Z">
        <w:r w:rsidR="009E1524">
          <w:t xml:space="preserve"> During the entire project lifetime.</w:t>
        </w:r>
      </w:ins>
    </w:p>
    <w:p w14:paraId="59880B83" w14:textId="5A7E7520" w:rsidR="00A0224F" w:rsidRDefault="000306BF" w:rsidP="00143F91">
      <w:pPr>
        <w:pStyle w:val="a8"/>
        <w:numPr>
          <w:ilvl w:val="0"/>
          <w:numId w:val="6"/>
        </w:numPr>
        <w:ind w:firstLineChars="0"/>
      </w:pPr>
      <w:r>
        <w:t>Support the suppliers with KTM</w:t>
      </w:r>
      <w:r w:rsidRPr="006A530E">
        <w:rPr>
          <w:rFonts w:ascii="Tahoma" w:hAnsi="Tahoma" w:hint="eastAsia"/>
          <w:szCs w:val="21"/>
        </w:rPr>
        <w:t>²</w:t>
      </w:r>
    </w:p>
    <w:p w14:paraId="21830976" w14:textId="77B137E8" w:rsidR="00BD3069" w:rsidRDefault="000306BF" w:rsidP="005F406C">
      <w:pPr>
        <w:numPr>
          <w:ilvl w:val="0"/>
          <w:numId w:val="1"/>
        </w:numPr>
        <w:tabs>
          <w:tab w:val="clear" w:pos="420"/>
          <w:tab w:val="left" w:pos="411"/>
        </w:tabs>
        <w:ind w:left="412" w:hanging="412"/>
      </w:pPr>
      <w:r>
        <w:lastRenderedPageBreak/>
        <w:t>Mold &amp; tooling management</w:t>
      </w:r>
      <w:ins w:id="80" w:author="Wang, Octavia" w:date="2017-10-24T14:34:00Z">
        <w:r w:rsidR="00CD7BEB">
          <w:t xml:space="preserve"> Module &amp; Tolling Management</w:t>
        </w:r>
      </w:ins>
    </w:p>
    <w:p w14:paraId="760A7EAF" w14:textId="564197DC" w:rsidR="007B618C" w:rsidRDefault="00353FA3" w:rsidP="00CE53EC">
      <w:pPr>
        <w:pStyle w:val="a8"/>
        <w:numPr>
          <w:ilvl w:val="0"/>
          <w:numId w:val="6"/>
        </w:numPr>
        <w:ind w:firstLineChars="0"/>
      </w:pPr>
      <w:r>
        <w:t xml:space="preserve">Together with PU, allocate the molds </w:t>
      </w:r>
      <w:del w:id="81" w:author="Wang, Octavia" w:date="2017-10-26T16:12:00Z">
        <w:r w:rsidDel="009E1524">
          <w:delText>to 2 packages by costs balance</w:delText>
        </w:r>
      </w:del>
      <w:ins w:id="82" w:author="Wang, Octavia" w:date="2017-10-26T16:12:00Z">
        <w:r w:rsidR="009E1524">
          <w:t>cost</w:t>
        </w:r>
      </w:ins>
      <w:r w:rsidR="00354569">
        <w:t xml:space="preserve"> </w:t>
      </w:r>
      <w:r>
        <w:t xml:space="preserve">(VWPT &amp; FAW-VW), </w:t>
      </w:r>
      <w:del w:id="83" w:author="Wang, Octavia" w:date="2017-10-26T16:13:00Z">
        <w:r w:rsidDel="009E1524">
          <w:delText xml:space="preserve">then let team member enter the tooling info into mold system. Supplier can start the settlement process. </w:delText>
        </w:r>
      </w:del>
      <w:ins w:id="84" w:author="Wang, Octavia" w:date="2017-10-26T16:13:00Z">
        <w:r w:rsidR="009E1524">
          <w:t>And maintain the cost information into systems.</w:t>
        </w:r>
      </w:ins>
    </w:p>
    <w:p w14:paraId="4DE0BEF3" w14:textId="602F7772" w:rsidR="00D025F6" w:rsidRDefault="00D025F6" w:rsidP="00D025F6">
      <w:pPr>
        <w:pStyle w:val="a8"/>
        <w:numPr>
          <w:ilvl w:val="0"/>
          <w:numId w:val="6"/>
        </w:numPr>
        <w:ind w:firstLineChars="0"/>
      </w:pPr>
      <w:r>
        <w:rPr>
          <w:rFonts w:hint="eastAsia"/>
        </w:rPr>
        <w:t>Man</w:t>
      </w:r>
      <w:r>
        <w:t xml:space="preserve">age all molds as </w:t>
      </w:r>
      <w:r>
        <w:rPr>
          <w:rFonts w:hint="eastAsia"/>
        </w:rPr>
        <w:t>fixed</w:t>
      </w:r>
      <w:r>
        <w:t xml:space="preserve"> </w:t>
      </w:r>
      <w:r w:rsidR="00F55B5C">
        <w:t>assets and</w:t>
      </w:r>
      <w:r>
        <w:t xml:space="preserve"> check the </w:t>
      </w:r>
      <w:r>
        <w:rPr>
          <w:rFonts w:hint="eastAsia"/>
        </w:rPr>
        <w:t>check</w:t>
      </w:r>
      <w:r>
        <w:t>ing</w:t>
      </w:r>
      <w:r>
        <w:rPr>
          <w:rFonts w:hint="eastAsia"/>
        </w:rPr>
        <w:t xml:space="preserve"> report from team</w:t>
      </w:r>
      <w:r>
        <w:t xml:space="preserve"> member.</w:t>
      </w:r>
    </w:p>
    <w:p w14:paraId="05B47501" w14:textId="39563677" w:rsidR="00417D15" w:rsidRDefault="00417D15" w:rsidP="00417D15">
      <w:pPr>
        <w:pStyle w:val="a8"/>
        <w:numPr>
          <w:ilvl w:val="0"/>
          <w:numId w:val="7"/>
        </w:numPr>
        <w:ind w:firstLineChars="0"/>
      </w:pPr>
      <w:bookmarkStart w:id="85" w:name="OLE_LINK1"/>
      <w:r>
        <w:rPr>
          <w:rFonts w:hint="eastAsia"/>
        </w:rPr>
        <w:t>S</w:t>
      </w:r>
      <w:r>
        <w:t>RS</w:t>
      </w:r>
      <w:ins w:id="86" w:author="Wang, Octavia" w:date="2017-10-26T16:13:00Z">
        <w:r w:rsidR="009E1524">
          <w:t xml:space="preserve"> </w:t>
        </w:r>
      </w:ins>
      <w:r>
        <w:t xml:space="preserve">(Supplier </w:t>
      </w:r>
      <w:ins w:id="87" w:author="Wang, Octavia" w:date="2017-10-26T16:13:00Z">
        <w:r w:rsidR="009E1524">
          <w:t>R</w:t>
        </w:r>
      </w:ins>
      <w:del w:id="88" w:author="Wang, Octavia" w:date="2017-10-26T16:13:00Z">
        <w:r w:rsidDel="009E1524">
          <w:delText>r</w:delText>
        </w:r>
      </w:del>
      <w:r>
        <w:t xml:space="preserve">ating </w:t>
      </w:r>
      <w:ins w:id="89" w:author="Wang, Octavia" w:date="2017-10-26T16:13:00Z">
        <w:r w:rsidR="009E1524">
          <w:t>S</w:t>
        </w:r>
      </w:ins>
      <w:del w:id="90" w:author="Wang, Octavia" w:date="2017-10-26T16:13:00Z">
        <w:r w:rsidDel="009E1524">
          <w:delText>s</w:delText>
        </w:r>
      </w:del>
      <w:r>
        <w:t>ystem) online implementing project (2016)</w:t>
      </w:r>
    </w:p>
    <w:p w14:paraId="76F956DD" w14:textId="77777777" w:rsidR="00417D15" w:rsidRDefault="00417D15" w:rsidP="00417D15">
      <w:pPr>
        <w:pStyle w:val="a8"/>
        <w:ind w:left="480" w:firstLineChars="0" w:firstLine="0"/>
        <w:jc w:val="left"/>
      </w:pPr>
      <w:r>
        <w:t xml:space="preserve">Be the responsible person, participated the whole project to ensure the system online on time finally. Also, all the JVs of China region are using this rating system for logistics KPI. </w:t>
      </w:r>
    </w:p>
    <w:p w14:paraId="127E1409" w14:textId="568662A1" w:rsidR="00417D15" w:rsidRDefault="00417D15" w:rsidP="00417D15">
      <w:pPr>
        <w:pStyle w:val="a8"/>
        <w:ind w:left="480" w:firstLineChars="0" w:firstLine="0"/>
      </w:pPr>
      <w:r>
        <w:t>Performance: This</w:t>
      </w:r>
      <w:r>
        <w:rPr>
          <w:rFonts w:hint="eastAsia"/>
        </w:rPr>
        <w:t xml:space="preserve"> system optimize the </w:t>
      </w:r>
      <w:r>
        <w:t>level of logistics’ operation. The average KPI rating was be increased from Note 87 (Mar.2016) to Note 92 (Dec. 2016).</w:t>
      </w:r>
      <w:bookmarkEnd w:id="85"/>
    </w:p>
    <w:p w14:paraId="0A453B75" w14:textId="3F08F574" w:rsidR="00767D6A" w:rsidRDefault="00417D15" w:rsidP="00417D15">
      <w:pPr>
        <w:pStyle w:val="a8"/>
        <w:numPr>
          <w:ilvl w:val="0"/>
          <w:numId w:val="7"/>
        </w:numPr>
        <w:ind w:firstLineChars="0"/>
      </w:pPr>
      <w:r>
        <w:rPr>
          <w:rFonts w:hint="eastAsia"/>
        </w:rPr>
        <w:t xml:space="preserve">Project of </w:t>
      </w:r>
      <w:r w:rsidR="008B294E" w:rsidRPr="008B294E">
        <w:rPr>
          <w:rFonts w:hint="eastAsia"/>
        </w:rPr>
        <w:t>KTM</w:t>
      </w:r>
      <w:r w:rsidR="008B294E" w:rsidRPr="008B294E">
        <w:rPr>
          <w:rFonts w:hint="eastAsia"/>
        </w:rPr>
        <w:t>²</w:t>
      </w:r>
      <w:r>
        <w:t xml:space="preserve">risk of </w:t>
      </w:r>
      <w:r>
        <w:rPr>
          <w:rFonts w:hint="eastAsia"/>
        </w:rPr>
        <w:t>supply chain</w:t>
      </w:r>
      <w:r>
        <w:t xml:space="preserve"> summary</w:t>
      </w:r>
      <w:r w:rsidR="00AF5F36">
        <w:rPr>
          <w:rFonts w:hint="eastAsia"/>
        </w:rPr>
        <w:t>（</w:t>
      </w:r>
      <w:r w:rsidR="00AF5F36">
        <w:rPr>
          <w:rFonts w:hint="eastAsia"/>
        </w:rPr>
        <w:t>2016</w:t>
      </w:r>
      <w:r w:rsidR="00AF5F36">
        <w:rPr>
          <w:rFonts w:hint="eastAsia"/>
        </w:rPr>
        <w:t>年）</w:t>
      </w:r>
    </w:p>
    <w:p w14:paraId="27AE038A" w14:textId="77777777" w:rsidR="00417D15" w:rsidRDefault="00417D15" w:rsidP="00417D15">
      <w:pPr>
        <w:pStyle w:val="a8"/>
        <w:ind w:left="480" w:firstLineChars="0" w:firstLine="0"/>
        <w:jc w:val="left"/>
      </w:pPr>
      <w:r>
        <w:rPr>
          <w:rFonts w:hint="eastAsia"/>
        </w:rPr>
        <w:t xml:space="preserve">Be </w:t>
      </w:r>
      <w:r>
        <w:t>the</w:t>
      </w:r>
      <w:r>
        <w:rPr>
          <w:rFonts w:hint="eastAsia"/>
        </w:rPr>
        <w:t xml:space="preserve"> </w:t>
      </w:r>
      <w:r>
        <w:t>responsible person, participated the whole project.</w:t>
      </w:r>
    </w:p>
    <w:p w14:paraId="59CA983B" w14:textId="77777777" w:rsidR="00417D15" w:rsidRDefault="00417D15" w:rsidP="00417D15">
      <w:pPr>
        <w:pStyle w:val="a8"/>
        <w:ind w:left="480" w:firstLineChars="0" w:firstLine="0"/>
        <w:jc w:val="left"/>
      </w:pPr>
      <w:r>
        <w:t>The target of this project is to analysis the data of supplier chain risk from 2009 to 2015. Then try to find some logics in these cases for supplier management in the future.</w:t>
      </w:r>
    </w:p>
    <w:p w14:paraId="3FDC26B0" w14:textId="4C3EEAC5" w:rsidR="00194FDF" w:rsidRDefault="00417D15" w:rsidP="00417D15">
      <w:pPr>
        <w:pStyle w:val="a8"/>
        <w:ind w:left="480" w:firstLineChars="0" w:firstLine="0"/>
      </w:pPr>
      <w:r>
        <w:rPr>
          <w:rFonts w:hint="eastAsia"/>
        </w:rPr>
        <w:t xml:space="preserve">Performance: </w:t>
      </w:r>
      <w:r>
        <w:t>For example: "Remark the schedule of risk enquiry plan, added some details in it. Then to decreased the risk parts finally. The quantity of 2016 risk parts was less than the average quantity from 2009 to 2015, about 25%.</w:t>
      </w:r>
    </w:p>
    <w:p w14:paraId="328D86E2" w14:textId="7ACC3884" w:rsidR="00BD3069" w:rsidRDefault="00BD3069" w:rsidP="00BD3069">
      <w:r w:rsidRPr="00BD3069">
        <w:rPr>
          <w:rFonts w:hint="eastAsia"/>
          <w:b/>
          <w:bCs/>
        </w:rPr>
        <w:t>20</w:t>
      </w:r>
      <w:r>
        <w:rPr>
          <w:rFonts w:hint="eastAsia"/>
          <w:b/>
          <w:bCs/>
        </w:rPr>
        <w:t>09.</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2016</w:t>
      </w:r>
      <w:r>
        <w:rPr>
          <w:b/>
          <w:bCs/>
        </w:rPr>
        <w:t>.02</w:t>
      </w:r>
      <w:r w:rsidRPr="00BD3069">
        <w:rPr>
          <w:rFonts w:hint="eastAsia"/>
          <w:b/>
          <w:bCs/>
        </w:rPr>
        <w:tab/>
      </w:r>
      <w:r w:rsidRPr="00BD3069">
        <w:rPr>
          <w:rFonts w:hint="eastAsia"/>
          <w:b/>
          <w:bCs/>
        </w:rPr>
        <w:tab/>
      </w:r>
      <w:r w:rsidRPr="00BD3069">
        <w:rPr>
          <w:rFonts w:hint="eastAsia"/>
          <w:b/>
          <w:bCs/>
        </w:rPr>
        <w:tab/>
      </w:r>
      <w:r w:rsidR="00417D15">
        <w:rPr>
          <w:rFonts w:hint="eastAsia"/>
          <w:b/>
          <w:bCs/>
        </w:rPr>
        <w:t xml:space="preserve">Planning </w:t>
      </w:r>
      <w:r w:rsidR="00417D15">
        <w:rPr>
          <w:b/>
          <w:bCs/>
        </w:rPr>
        <w:t>and Logistics department</w:t>
      </w:r>
      <w:r w:rsidR="00417D15">
        <w:rPr>
          <w:b/>
          <w:bCs/>
        </w:rPr>
        <w:tab/>
      </w:r>
      <w:r w:rsidR="00417D15">
        <w:rPr>
          <w:rFonts w:hint="eastAsia"/>
          <w:b/>
          <w:bCs/>
        </w:rPr>
        <w:t xml:space="preserve">Shanghai Volkswagen powertrain </w:t>
      </w:r>
      <w:proofErr w:type="spellStart"/>
      <w:r w:rsidR="00417D15">
        <w:rPr>
          <w:rFonts w:hint="eastAsia"/>
          <w:b/>
          <w:bCs/>
        </w:rPr>
        <w:t>Co.,Ltd</w:t>
      </w:r>
      <w:proofErr w:type="spellEnd"/>
    </w:p>
    <w:p w14:paraId="4CEA2B6C" w14:textId="7BDB745F" w:rsidR="00417D15" w:rsidRDefault="00417D15" w:rsidP="00417D15">
      <w:r>
        <w:t>Position</w:t>
      </w:r>
      <w:r>
        <w:tab/>
      </w:r>
      <w:r>
        <w:tab/>
      </w:r>
      <w:r>
        <w:rPr>
          <w:rFonts w:hint="eastAsia"/>
        </w:rPr>
        <w:tab/>
      </w:r>
      <w:r>
        <w:rPr>
          <w:rFonts w:hint="eastAsia"/>
        </w:rPr>
        <w:tab/>
      </w:r>
      <w:r>
        <w:rPr>
          <w:rFonts w:hint="eastAsia"/>
        </w:rPr>
        <w:tab/>
        <w:t>Officer of d</w:t>
      </w:r>
      <w:r>
        <w:t>emand &amp; supply resource management</w:t>
      </w:r>
    </w:p>
    <w:p w14:paraId="35451BBB" w14:textId="77777777" w:rsidR="00417D15" w:rsidRDefault="00417D15" w:rsidP="00417D15">
      <w:pPr>
        <w:pStyle w:val="a8"/>
        <w:numPr>
          <w:ilvl w:val="0"/>
          <w:numId w:val="7"/>
        </w:numPr>
        <w:ind w:firstLineChars="0"/>
        <w:jc w:val="left"/>
      </w:pPr>
      <w:r>
        <w:rPr>
          <w:rFonts w:hint="eastAsia"/>
        </w:rPr>
        <w:t xml:space="preserve">Risk part </w:t>
      </w:r>
      <w:r>
        <w:t>controlling</w:t>
      </w:r>
    </w:p>
    <w:p w14:paraId="3745AF5F" w14:textId="77777777" w:rsidR="00417D15" w:rsidRDefault="00417D15" w:rsidP="00417D15">
      <w:pPr>
        <w:pStyle w:val="a8"/>
        <w:numPr>
          <w:ilvl w:val="0"/>
          <w:numId w:val="6"/>
        </w:numPr>
        <w:ind w:firstLineChars="0"/>
        <w:jc w:val="left"/>
      </w:pPr>
      <w:r>
        <w:rPr>
          <w:rFonts w:hint="eastAsia"/>
        </w:rPr>
        <w:t xml:space="preserve">Make </w:t>
      </w:r>
      <w:r>
        <w:t xml:space="preserve">and send </w:t>
      </w:r>
      <w:r>
        <w:rPr>
          <w:rFonts w:hint="eastAsia"/>
        </w:rPr>
        <w:t>the critical parts report</w:t>
      </w:r>
    </w:p>
    <w:p w14:paraId="0765B292" w14:textId="77777777" w:rsidR="00417D15" w:rsidRDefault="00417D15" w:rsidP="00417D15">
      <w:pPr>
        <w:pStyle w:val="a8"/>
        <w:numPr>
          <w:ilvl w:val="0"/>
          <w:numId w:val="6"/>
        </w:numPr>
        <w:ind w:firstLineChars="0"/>
        <w:jc w:val="left"/>
      </w:pPr>
      <w:r>
        <w:t>Attend the China region risk resource regular meeting, cooperate with VGC, SAIC-VW, FAW-VW LO &amp; BU to discuss the solutions to solve engine supplier chain problem.</w:t>
      </w:r>
    </w:p>
    <w:p w14:paraId="7FAA7FE4" w14:textId="63804375" w:rsidR="00417D15" w:rsidRDefault="00417D15" w:rsidP="00417D15">
      <w:r>
        <w:t>Tracking the long-term risk parts for production, delivery and stock level.</w:t>
      </w:r>
    </w:p>
    <w:p w14:paraId="0D5F884A" w14:textId="77777777" w:rsidR="00417D15" w:rsidRDefault="00417D15" w:rsidP="00417D15">
      <w:pPr>
        <w:pStyle w:val="a8"/>
        <w:numPr>
          <w:ilvl w:val="0"/>
          <w:numId w:val="7"/>
        </w:numPr>
        <w:ind w:firstLineChars="0"/>
        <w:jc w:val="left"/>
      </w:pPr>
      <w:r>
        <w:rPr>
          <w:rFonts w:hint="eastAsia"/>
        </w:rPr>
        <w:t>C</w:t>
      </w:r>
      <w:r>
        <w:t>apacity management of supplier</w:t>
      </w:r>
    </w:p>
    <w:p w14:paraId="24FC3163" w14:textId="77777777" w:rsidR="00417D15" w:rsidRDefault="00417D15" w:rsidP="00417D15">
      <w:pPr>
        <w:pStyle w:val="a8"/>
        <w:numPr>
          <w:ilvl w:val="0"/>
          <w:numId w:val="6"/>
        </w:numPr>
        <w:ind w:firstLineChars="0"/>
        <w:jc w:val="left"/>
      </w:pPr>
      <w:r>
        <w:rPr>
          <w:rFonts w:hint="eastAsia"/>
        </w:rPr>
        <w:t xml:space="preserve">Visit the supplier plant for risk parts, to find the </w:t>
      </w:r>
      <w:r>
        <w:t>production process problem on site. Especially for Casting and foundry supplier, I have more experience.(Below three plants are all casting supplier)</w:t>
      </w:r>
    </w:p>
    <w:p w14:paraId="79FF66C6" w14:textId="77777777" w:rsidR="00417D15" w:rsidRDefault="00417D15" w:rsidP="00417D15">
      <w:pPr>
        <w:pStyle w:val="a8"/>
        <w:numPr>
          <w:ilvl w:val="0"/>
          <w:numId w:val="11"/>
        </w:numPr>
        <w:ind w:firstLineChars="0"/>
        <w:jc w:val="left"/>
      </w:pPr>
      <w:r>
        <w:t xml:space="preserve">In 2011, to support the KPSNC </w:t>
      </w:r>
      <w:proofErr w:type="spellStart"/>
      <w:r>
        <w:t>Loutang</w:t>
      </w:r>
      <w:proofErr w:type="spellEnd"/>
      <w:r>
        <w:t xml:space="preserve"> plant for launch. The main target is to ensure the first Aluminum Cylinder block of VW SOP on time and the capacity can cover whole demand. Currently KPSNC is the biggest casting company in China, the cylinder block is theirs first casting produce.</w:t>
      </w:r>
    </w:p>
    <w:p w14:paraId="5616A287" w14:textId="77777777" w:rsidR="00417D15" w:rsidRDefault="00417D15" w:rsidP="00417D15">
      <w:pPr>
        <w:pStyle w:val="a8"/>
        <w:numPr>
          <w:ilvl w:val="0"/>
          <w:numId w:val="11"/>
        </w:numPr>
        <w:ind w:firstLineChars="0"/>
        <w:jc w:val="left"/>
      </w:pPr>
      <w:r>
        <w:t>Also in 2011, support GMA Tianjin plant for capacity warning. Considering the solution on 3 ways: Rechecking production process; adjustment the shifts and staff; make the short, middle, long period ramp-up plan. Finally theirs capacity was increased from 2,100pcs/day to 2,500pcs/day.</w:t>
      </w:r>
    </w:p>
    <w:p w14:paraId="026B97CF" w14:textId="3D6604C3" w:rsidR="00417D15" w:rsidRDefault="00417D15" w:rsidP="00417D15">
      <w:r>
        <w:t xml:space="preserve">The ZKH resource was not enough in 2014, VWPT have the gap about 38tsd. I arranged a team with production management department to support </w:t>
      </w:r>
      <w:proofErr w:type="spellStart"/>
      <w:r>
        <w:t>Bozhong</w:t>
      </w:r>
      <w:proofErr w:type="spellEnd"/>
      <w:r>
        <w:t xml:space="preserve"> Taicang, help them for production process. Then let </w:t>
      </w:r>
      <w:proofErr w:type="spellStart"/>
      <w:r>
        <w:t>Bozhong</w:t>
      </w:r>
      <w:proofErr w:type="spellEnd"/>
      <w:r>
        <w:t xml:space="preserve"> to increase capacity about 10,100pcs.</w:t>
      </w:r>
    </w:p>
    <w:p w14:paraId="155243AE" w14:textId="77777777" w:rsidR="005A1DF5" w:rsidRDefault="005A1DF5" w:rsidP="005A1DF5">
      <w:pPr>
        <w:pStyle w:val="a8"/>
        <w:numPr>
          <w:ilvl w:val="0"/>
          <w:numId w:val="7"/>
        </w:numPr>
        <w:ind w:firstLineChars="0"/>
        <w:jc w:val="left"/>
      </w:pPr>
      <w:r>
        <w:rPr>
          <w:rFonts w:hint="eastAsia"/>
        </w:rPr>
        <w:t xml:space="preserve">In 2009, </w:t>
      </w:r>
      <w:r>
        <w:t xml:space="preserve">I </w:t>
      </w:r>
      <w:r>
        <w:rPr>
          <w:rFonts w:hint="eastAsia"/>
        </w:rPr>
        <w:t xml:space="preserve">start the resource management </w:t>
      </w:r>
      <w:r>
        <w:t>in VWPT, build the platform with VGC.</w:t>
      </w:r>
    </w:p>
    <w:p w14:paraId="0FFB1539" w14:textId="77777777" w:rsidR="005A1DF5" w:rsidRDefault="005A1DF5" w:rsidP="005A1DF5">
      <w:pPr>
        <w:pStyle w:val="a8"/>
        <w:numPr>
          <w:ilvl w:val="0"/>
          <w:numId w:val="7"/>
        </w:numPr>
        <w:ind w:firstLineChars="0"/>
        <w:jc w:val="left"/>
      </w:pPr>
      <w:r>
        <w:t>In 2010, FAW-VW start to product EA111. That means the EA111 resource management enter “Distribution age”. I’m the responsible person of VWPT to join the teamwork.</w:t>
      </w:r>
    </w:p>
    <w:p w14:paraId="69E2BC0B" w14:textId="2E69E939" w:rsidR="00A7248C" w:rsidRDefault="005A1DF5" w:rsidP="005A1DF5">
      <w:pPr>
        <w:pStyle w:val="a8"/>
        <w:numPr>
          <w:ilvl w:val="0"/>
          <w:numId w:val="7"/>
        </w:numPr>
        <w:ind w:firstLineChars="0"/>
        <w:jc w:val="left"/>
      </w:pPr>
      <w:r>
        <w:rPr>
          <w:rFonts w:hint="eastAsia"/>
        </w:rPr>
        <w:t xml:space="preserve">Be the designer of </w:t>
      </w:r>
      <w:r>
        <w:t>“</w:t>
      </w:r>
      <w:r>
        <w:rPr>
          <w:rFonts w:hint="eastAsia"/>
        </w:rPr>
        <w:t>Parts order system</w:t>
      </w:r>
      <w:r>
        <w:t xml:space="preserve">”, In 2010 I join the project for EDI on-line. After that, VWPT phased out “the order by mail”. At the same time, the “Time schedule” was also start running. This function help to reduce the receiving staff, </w:t>
      </w:r>
      <w:bookmarkStart w:id="91" w:name="_GoBack"/>
      <w:bookmarkEnd w:id="91"/>
      <w:r>
        <w:t>reduce the logistics costs. Also, the receiving process can reach the standard of VDA6.3.</w:t>
      </w:r>
    </w:p>
    <w:p w14:paraId="1E708F60" w14:textId="77777777" w:rsidR="005A1DF5" w:rsidRDefault="005A1DF5" w:rsidP="005A1DF5">
      <w:pPr>
        <w:pStyle w:val="a8"/>
        <w:numPr>
          <w:ilvl w:val="0"/>
          <w:numId w:val="7"/>
        </w:numPr>
        <w:ind w:firstLineChars="0"/>
        <w:jc w:val="left"/>
      </w:pPr>
      <w:r>
        <w:lastRenderedPageBreak/>
        <w:t xml:space="preserve">For solving the </w:t>
      </w:r>
      <w:proofErr w:type="spellStart"/>
      <w:r>
        <w:t>iVM</w:t>
      </w:r>
      <w:proofErr w:type="spellEnd"/>
      <w:r>
        <w:t xml:space="preserve"> resource shortage in 2014, be the behalf of VWPT logistics business trip to Germany </w:t>
      </w:r>
      <w:proofErr w:type="spellStart"/>
      <w:r>
        <w:t>Ilsenburg</w:t>
      </w:r>
      <w:proofErr w:type="spellEnd"/>
      <w:r>
        <w:t xml:space="preserve"> with Q. department colleague. Negotiated with ThyssenKrupp; signature of logistics agreement, to support the project accomplish.</w:t>
      </w:r>
    </w:p>
    <w:p w14:paraId="06B208F1" w14:textId="41B0A5C0" w:rsidR="005A1DF5" w:rsidRDefault="005A1DF5" w:rsidP="005A1DF5">
      <w:pPr>
        <w:pStyle w:val="a8"/>
        <w:numPr>
          <w:ilvl w:val="0"/>
          <w:numId w:val="7"/>
        </w:numPr>
        <w:ind w:firstLineChars="0"/>
        <w:jc w:val="left"/>
      </w:pPr>
      <w:r>
        <w:rPr>
          <w:rFonts w:hint="eastAsia"/>
        </w:rPr>
        <w:t>S</w:t>
      </w:r>
      <w:r>
        <w:t xml:space="preserve">um up the experience of supplier chain management, share to VWPT internally (PU &amp; LO), the subject is </w:t>
      </w:r>
      <w:r>
        <w:rPr>
          <w:rFonts w:hint="eastAsia"/>
        </w:rPr>
        <w:t>《</w:t>
      </w:r>
      <w:r>
        <w:rPr>
          <w:rFonts w:hint="eastAsia"/>
        </w:rPr>
        <w:t>Capacity management</w:t>
      </w:r>
      <w:r>
        <w:rPr>
          <w:rFonts w:hint="eastAsia"/>
        </w:rPr>
        <w:t>》</w:t>
      </w:r>
    </w:p>
    <w:p w14:paraId="482B2E2E" w14:textId="77777777" w:rsidR="005A1DF5" w:rsidRDefault="005A1DF5" w:rsidP="005A1DF5">
      <w:pPr>
        <w:pStyle w:val="a8"/>
        <w:numPr>
          <w:ilvl w:val="0"/>
          <w:numId w:val="7"/>
        </w:numPr>
        <w:ind w:firstLineChars="0"/>
        <w:jc w:val="left"/>
      </w:pPr>
      <w:r>
        <w:rPr>
          <w:rFonts w:hint="eastAsia"/>
        </w:rPr>
        <w:t xml:space="preserve">The </w:t>
      </w:r>
      <w:r>
        <w:t>project of Cam raw part localization(2015)</w:t>
      </w:r>
    </w:p>
    <w:p w14:paraId="3B977B5E" w14:textId="77777777" w:rsidR="005A1DF5" w:rsidRDefault="005A1DF5" w:rsidP="005A1DF5">
      <w:pPr>
        <w:pStyle w:val="a8"/>
        <w:ind w:left="480" w:firstLineChars="0" w:firstLine="0"/>
        <w:jc w:val="left"/>
      </w:pPr>
      <w:r>
        <w:t>Support to analysis of capacity and gap</w:t>
      </w:r>
    </w:p>
    <w:p w14:paraId="3D64AB20" w14:textId="77777777" w:rsidR="005A1DF5" w:rsidRDefault="005A1DF5" w:rsidP="005A1DF5">
      <w:pPr>
        <w:pStyle w:val="a8"/>
        <w:ind w:left="480" w:firstLineChars="0" w:firstLine="0"/>
        <w:jc w:val="left"/>
      </w:pPr>
      <w:r>
        <w:rPr>
          <w:rFonts w:hint="eastAsia"/>
        </w:rPr>
        <w:t xml:space="preserve">This project broken the </w:t>
      </w:r>
      <w:r>
        <w:t>monopoly</w:t>
      </w:r>
      <w:r>
        <w:rPr>
          <w:rFonts w:hint="eastAsia"/>
        </w:rPr>
        <w:t xml:space="preserve"> of CKD </w:t>
      </w:r>
      <w:r>
        <w:t xml:space="preserve">cam in EA211 engine. Also to solve the capacity problem about cam raw part is not enough for VW China in 2015. Finally the new supplier Jiangsu Sunway started to delivery, the PPAP was successful. </w:t>
      </w:r>
    </w:p>
    <w:p w14:paraId="5317984B" w14:textId="2B882CCF" w:rsidR="005A1DF5" w:rsidRDefault="005A1DF5" w:rsidP="005A1DF5">
      <w:pPr>
        <w:pStyle w:val="a8"/>
        <w:ind w:left="480" w:firstLineChars="0" w:firstLine="0"/>
        <w:jc w:val="left"/>
      </w:pPr>
      <w:r>
        <w:t>Performance: The project got the award of “the key quality achievement”. 2</w:t>
      </w:r>
      <w:r w:rsidRPr="00BB2574">
        <w:rPr>
          <w:vertAlign w:val="superscript"/>
        </w:rPr>
        <w:t>nd</w:t>
      </w:r>
      <w:r>
        <w:t xml:space="preserve"> class. No. 2016010043</w:t>
      </w:r>
    </w:p>
    <w:p w14:paraId="4B3A4412" w14:textId="77777777" w:rsidR="005A1DF5" w:rsidRDefault="005A1DF5" w:rsidP="00F32562">
      <w:pPr>
        <w:tabs>
          <w:tab w:val="left" w:pos="411"/>
        </w:tabs>
      </w:pPr>
    </w:p>
    <w:p w14:paraId="79DD4CF0" w14:textId="72B7B7C1" w:rsidR="00194CEA" w:rsidRDefault="00194CEA" w:rsidP="00194CEA">
      <w:r w:rsidRPr="00BD3069">
        <w:rPr>
          <w:rFonts w:hint="eastAsia"/>
          <w:b/>
          <w:bCs/>
        </w:rPr>
        <w:t>20</w:t>
      </w:r>
      <w:r>
        <w:rPr>
          <w:rFonts w:hint="eastAsia"/>
          <w:b/>
          <w:bCs/>
        </w:rPr>
        <w:t>06.</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2009</w:t>
      </w:r>
      <w:r>
        <w:rPr>
          <w:b/>
          <w:bCs/>
        </w:rPr>
        <w:t>.0</w:t>
      </w:r>
      <w:r>
        <w:rPr>
          <w:rFonts w:hint="eastAsia"/>
          <w:b/>
          <w:bCs/>
        </w:rPr>
        <w:t>6</w:t>
      </w:r>
      <w:r w:rsidRPr="00BD3069">
        <w:rPr>
          <w:rFonts w:hint="eastAsia"/>
          <w:b/>
          <w:bCs/>
        </w:rPr>
        <w:tab/>
      </w:r>
      <w:r w:rsidRPr="00BD3069">
        <w:rPr>
          <w:rFonts w:hint="eastAsia"/>
          <w:b/>
          <w:bCs/>
        </w:rPr>
        <w:tab/>
      </w:r>
      <w:r w:rsidRPr="00BD3069">
        <w:rPr>
          <w:rFonts w:hint="eastAsia"/>
          <w:b/>
          <w:bCs/>
        </w:rPr>
        <w:tab/>
      </w:r>
      <w:r w:rsidR="005A1DF5">
        <w:rPr>
          <w:rFonts w:hint="eastAsia"/>
          <w:b/>
          <w:bCs/>
        </w:rPr>
        <w:t xml:space="preserve">Planning </w:t>
      </w:r>
      <w:r w:rsidR="005A1DF5">
        <w:rPr>
          <w:b/>
          <w:bCs/>
        </w:rPr>
        <w:t xml:space="preserve">and Logistics </w:t>
      </w:r>
      <w:ins w:id="92" w:author="Wang, Octavia" w:date="2017-10-24T10:21:00Z">
        <w:r w:rsidR="0090783E">
          <w:rPr>
            <w:b/>
            <w:bCs/>
          </w:rPr>
          <w:t>D</w:t>
        </w:r>
      </w:ins>
      <w:del w:id="93" w:author="Wang, Octavia" w:date="2017-10-24T10:21:00Z">
        <w:r w:rsidR="005A1DF5" w:rsidDel="0090783E">
          <w:rPr>
            <w:b/>
            <w:bCs/>
          </w:rPr>
          <w:delText>d</w:delText>
        </w:r>
      </w:del>
      <w:r w:rsidR="005A1DF5">
        <w:rPr>
          <w:b/>
          <w:bCs/>
        </w:rPr>
        <w:t>epartment</w:t>
      </w:r>
      <w:r w:rsidR="005A1DF5">
        <w:rPr>
          <w:b/>
          <w:bCs/>
        </w:rPr>
        <w:tab/>
      </w:r>
      <w:r w:rsidR="005A1DF5">
        <w:rPr>
          <w:rFonts w:hint="eastAsia"/>
          <w:b/>
          <w:bCs/>
        </w:rPr>
        <w:t xml:space="preserve">Shanghai Volkswagen </w:t>
      </w:r>
      <w:del w:id="94" w:author="Wang, Octavia" w:date="2017-10-24T10:21:00Z">
        <w:r w:rsidR="005A1DF5" w:rsidDel="0090783E">
          <w:rPr>
            <w:rFonts w:hint="eastAsia"/>
            <w:b/>
            <w:bCs/>
          </w:rPr>
          <w:delText xml:space="preserve">powertrain </w:delText>
        </w:r>
      </w:del>
      <w:ins w:id="95" w:author="Wang, Octavia" w:date="2017-10-24T10:21:00Z">
        <w:r w:rsidR="0090783E">
          <w:rPr>
            <w:b/>
            <w:bCs/>
          </w:rPr>
          <w:t>P</w:t>
        </w:r>
        <w:r w:rsidR="0090783E">
          <w:rPr>
            <w:rFonts w:hint="eastAsia"/>
            <w:b/>
            <w:bCs/>
          </w:rPr>
          <w:t xml:space="preserve">owertrain </w:t>
        </w:r>
      </w:ins>
      <w:proofErr w:type="spellStart"/>
      <w:r w:rsidR="005A1DF5">
        <w:rPr>
          <w:rFonts w:hint="eastAsia"/>
          <w:b/>
          <w:bCs/>
        </w:rPr>
        <w:t>Co.,Ltd</w:t>
      </w:r>
      <w:proofErr w:type="spellEnd"/>
    </w:p>
    <w:p w14:paraId="691DA316" w14:textId="2F7ED1A1" w:rsidR="008F166C" w:rsidRDefault="005A1DF5" w:rsidP="00194CEA">
      <w:r>
        <w:t>Position</w:t>
      </w:r>
      <w:r w:rsidR="00194CEA">
        <w:tab/>
      </w:r>
      <w:r>
        <w:rPr>
          <w:rFonts w:hint="eastAsia"/>
        </w:rPr>
        <w:tab/>
      </w:r>
      <w:r>
        <w:rPr>
          <w:rFonts w:hint="eastAsia"/>
        </w:rPr>
        <w:tab/>
      </w:r>
      <w:r>
        <w:tab/>
      </w:r>
      <w:r>
        <w:rPr>
          <w:rFonts w:hint="eastAsia"/>
        </w:rPr>
        <w:tab/>
        <w:t xml:space="preserve">Local parts </w:t>
      </w:r>
      <w:r>
        <w:t>disposition</w:t>
      </w:r>
    </w:p>
    <w:p w14:paraId="351D836D" w14:textId="77777777" w:rsidR="00425BAD" w:rsidRDefault="00425BAD" w:rsidP="00425BAD">
      <w:pPr>
        <w:pStyle w:val="a8"/>
        <w:numPr>
          <w:ilvl w:val="0"/>
          <w:numId w:val="8"/>
        </w:numPr>
        <w:ind w:firstLineChars="0"/>
        <w:jc w:val="left"/>
      </w:pPr>
      <w:r>
        <w:rPr>
          <w:rFonts w:hint="eastAsia"/>
        </w:rPr>
        <w:t>Release the weekly order for suppliers</w:t>
      </w:r>
    </w:p>
    <w:p w14:paraId="4847C730" w14:textId="77777777" w:rsidR="00425BAD" w:rsidRDefault="00425BAD" w:rsidP="00425BAD">
      <w:pPr>
        <w:pStyle w:val="a8"/>
        <w:numPr>
          <w:ilvl w:val="0"/>
          <w:numId w:val="8"/>
        </w:numPr>
        <w:ind w:firstLineChars="0"/>
        <w:jc w:val="left"/>
      </w:pPr>
      <w:r>
        <w:t>Release the 12 weeks rolling forecast</w:t>
      </w:r>
    </w:p>
    <w:p w14:paraId="04B14712" w14:textId="77777777" w:rsidR="00425BAD" w:rsidRDefault="00425BAD" w:rsidP="00425BAD">
      <w:pPr>
        <w:pStyle w:val="a8"/>
        <w:numPr>
          <w:ilvl w:val="0"/>
          <w:numId w:val="8"/>
        </w:numPr>
        <w:ind w:firstLineChars="0"/>
        <w:jc w:val="left"/>
      </w:pPr>
      <w:r>
        <w:t>Track the parts delivery</w:t>
      </w:r>
    </w:p>
    <w:p w14:paraId="706AD021" w14:textId="77777777" w:rsidR="005E0AF5" w:rsidRDefault="005E0AF5"/>
    <w:p w14:paraId="4CBF79CC" w14:textId="7F164F18" w:rsidR="005E0AF5" w:rsidRDefault="00425BAD">
      <w:pPr>
        <w:shd w:val="clear" w:color="auto" w:fill="999999"/>
        <w:jc w:val="center"/>
        <w:rPr>
          <w:b/>
          <w:sz w:val="24"/>
          <w:szCs w:val="24"/>
        </w:rPr>
      </w:pPr>
      <w:r>
        <w:rPr>
          <w:b/>
          <w:sz w:val="24"/>
          <w:szCs w:val="24"/>
        </w:rPr>
        <w:t>Skills &amp;</w:t>
      </w:r>
      <w:del w:id="96" w:author="Wang, Octavia" w:date="2017-10-24T10:31:00Z">
        <w:r w:rsidDel="0090783E">
          <w:rPr>
            <w:b/>
            <w:sz w:val="24"/>
            <w:szCs w:val="24"/>
          </w:rPr>
          <w:delText xml:space="preserve"> others</w:delText>
        </w:r>
      </w:del>
      <w:ins w:id="97" w:author="Wang, Octavia" w:date="2017-10-24T10:31:00Z">
        <w:r w:rsidR="0090783E">
          <w:rPr>
            <w:b/>
            <w:sz w:val="24"/>
            <w:szCs w:val="24"/>
          </w:rPr>
          <w:t>Others</w:t>
        </w:r>
      </w:ins>
    </w:p>
    <w:p w14:paraId="3AE40707" w14:textId="77777777" w:rsidR="009158D9" w:rsidRDefault="009158D9"/>
    <w:p w14:paraId="68B07208" w14:textId="684333E9" w:rsidR="005E0AF5" w:rsidRDefault="00425BAD">
      <w:r>
        <w:t>Language</w:t>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r>
      <w:r>
        <w:tab/>
        <w:t xml:space="preserve">Chinese </w:t>
      </w:r>
      <w:r w:rsidR="00F32562">
        <w:rPr>
          <w:rFonts w:hint="eastAsia"/>
        </w:rPr>
        <w:t>&amp;</w:t>
      </w:r>
      <w:r>
        <w:rPr>
          <w:rFonts w:hint="eastAsia"/>
        </w:rPr>
        <w:t xml:space="preserve"> </w:t>
      </w:r>
      <w:r>
        <w:t xml:space="preserve">Shanghainese </w:t>
      </w:r>
      <w:ins w:id="98" w:author="Wang, Octavia" w:date="2017-10-24T10:19:00Z">
        <w:r w:rsidR="0090783E">
          <w:t>:</w:t>
        </w:r>
        <w:r w:rsidR="0090783E">
          <w:tab/>
          <w:t>Native</w:t>
        </w:r>
      </w:ins>
      <w:del w:id="99" w:author="Wang, Octavia" w:date="2017-10-24T10:19:00Z">
        <w:r w:rsidDel="0090783E">
          <w:rPr>
            <w:rFonts w:hint="eastAsia"/>
          </w:rPr>
          <w:delText>(Mother</w:delText>
        </w:r>
        <w:r w:rsidDel="0090783E">
          <w:delText xml:space="preserve"> </w:delText>
        </w:r>
        <w:r w:rsidDel="0090783E">
          <w:rPr>
            <w:rFonts w:hint="eastAsia"/>
          </w:rPr>
          <w:delText>language)</w:delText>
        </w:r>
      </w:del>
    </w:p>
    <w:p w14:paraId="53435CA8" w14:textId="0D07424A" w:rsidR="00F32562" w:rsidRDefault="00425BAD" w:rsidP="00F32562">
      <w:pPr>
        <w:ind w:left="2520" w:firstLine="420"/>
      </w:pPr>
      <w:r>
        <w:t>English</w:t>
      </w:r>
      <w:r w:rsidR="00CA1F12">
        <w:rPr>
          <w:rFonts w:hint="eastAsia"/>
        </w:rPr>
        <w:t>：</w:t>
      </w:r>
      <w:ins w:id="100" w:author="Wang, Octavia" w:date="2017-10-24T10:19:00Z">
        <w:r w:rsidR="0090783E">
          <w:tab/>
        </w:r>
        <w:r w:rsidR="0090783E">
          <w:tab/>
        </w:r>
        <w:r w:rsidR="0090783E">
          <w:tab/>
        </w:r>
        <w:r w:rsidR="0090783E">
          <w:tab/>
        </w:r>
        <w:r w:rsidR="0090783E">
          <w:tab/>
          <w:t xml:space="preserve">Fluent in </w:t>
        </w:r>
      </w:ins>
      <w:del w:id="101" w:author="Wang, Octavia" w:date="2017-10-24T10:20:00Z">
        <w:r w:rsidDel="0090783E">
          <w:rPr>
            <w:rFonts w:hint="eastAsia"/>
          </w:rPr>
          <w:delText>L</w:delText>
        </w:r>
      </w:del>
      <w:proofErr w:type="spellStart"/>
      <w:r>
        <w:rPr>
          <w:rFonts w:hint="eastAsia"/>
        </w:rPr>
        <w:t>istening</w:t>
      </w:r>
      <w:proofErr w:type="spellEnd"/>
      <w:r>
        <w:t xml:space="preserve">; </w:t>
      </w:r>
      <w:r>
        <w:rPr>
          <w:rFonts w:hint="eastAsia"/>
        </w:rPr>
        <w:t>Speaking;</w:t>
      </w:r>
      <w:r>
        <w:t xml:space="preserve"> </w:t>
      </w:r>
      <w:r>
        <w:rPr>
          <w:rFonts w:hint="eastAsia"/>
        </w:rPr>
        <w:t>Reading; Writing</w:t>
      </w:r>
    </w:p>
    <w:p w14:paraId="5AC72721" w14:textId="0825E3CB" w:rsidR="002D0977" w:rsidRDefault="00425BAD" w:rsidP="002D0977">
      <w:pPr>
        <w:ind w:left="2694" w:hanging="2694"/>
        <w:rPr>
          <w:rFonts w:ascii="Tahoma" w:hAnsi="Tahoma"/>
          <w:szCs w:val="21"/>
        </w:rPr>
      </w:pPr>
      <w:r>
        <w:rPr>
          <w:rFonts w:hint="eastAsia"/>
        </w:rPr>
        <w:t>C</w:t>
      </w:r>
      <w:r>
        <w:t>ertificat</w:t>
      </w:r>
      <w:r>
        <w:rPr>
          <w:rFonts w:hint="eastAsia"/>
        </w:rPr>
        <w:t>ion</w:t>
      </w:r>
      <w:r w:rsidR="000D09ED">
        <w:rPr>
          <w:rFonts w:hint="eastAsia"/>
        </w:rPr>
        <w:tab/>
      </w:r>
      <w:r w:rsidR="000D09ED" w:rsidRPr="000D09ED">
        <w:rPr>
          <w:rFonts w:ascii="Tahoma" w:hAnsi="Tahoma" w:hint="eastAsia"/>
          <w:szCs w:val="21"/>
        </w:rPr>
        <w:t xml:space="preserve">- </w:t>
      </w:r>
      <w:r w:rsidR="000D09ED" w:rsidRPr="000D09ED">
        <w:rPr>
          <w:rFonts w:ascii="Tahoma" w:hAnsi="Tahoma" w:hint="eastAsia"/>
          <w:szCs w:val="21"/>
        </w:rPr>
        <w:tab/>
      </w:r>
      <w:r w:rsidR="004A1FBF">
        <w:rPr>
          <w:rFonts w:ascii="Tahoma" w:hAnsi="Tahoma" w:hint="eastAsia"/>
          <w:szCs w:val="21"/>
        </w:rPr>
        <w:t>Process-Auditor to VDA6.3</w:t>
      </w:r>
      <w:r w:rsidR="002D0977">
        <w:rPr>
          <w:rFonts w:ascii="Tahoma" w:hAnsi="Tahoma" w:hint="eastAsia"/>
          <w:szCs w:val="21"/>
        </w:rPr>
        <w:t xml:space="preserve"> </w:t>
      </w:r>
      <w:r w:rsidR="002D0977">
        <w:rPr>
          <w:rFonts w:ascii="Tahoma" w:hAnsi="Tahoma" w:hint="eastAsia"/>
          <w:szCs w:val="21"/>
        </w:rPr>
        <w:tab/>
      </w:r>
      <w:ins w:id="102" w:author="Wang, Octavia" w:date="2017-10-24T10:21:00Z">
        <w:r w:rsidR="0090783E">
          <w:rPr>
            <w:rFonts w:ascii="Tahoma" w:hAnsi="Tahoma"/>
            <w:szCs w:val="21"/>
          </w:rPr>
          <w:t xml:space="preserve">Issuing </w:t>
        </w:r>
      </w:ins>
      <w:r>
        <w:rPr>
          <w:rFonts w:ascii="Tahoma" w:hAnsi="Tahoma" w:hint="eastAsia"/>
          <w:szCs w:val="21"/>
        </w:rPr>
        <w:t>Date</w:t>
      </w:r>
      <w:r w:rsidR="000D09ED" w:rsidRPr="006A530E">
        <w:rPr>
          <w:rFonts w:ascii="Tahoma" w:hAnsi="Tahoma" w:hint="eastAsia"/>
          <w:szCs w:val="21"/>
        </w:rPr>
        <w:t>：</w:t>
      </w:r>
      <w:r w:rsidR="002D0977">
        <w:rPr>
          <w:rFonts w:ascii="Tahoma" w:hAnsi="Tahoma" w:hint="eastAsia"/>
          <w:szCs w:val="21"/>
        </w:rPr>
        <w:t>2011,10,21 Shanghai</w:t>
      </w:r>
    </w:p>
    <w:p w14:paraId="22AC9D29" w14:textId="513CD92D" w:rsidR="000D09ED" w:rsidRDefault="00425BAD" w:rsidP="002D0977">
      <w:pPr>
        <w:ind w:left="2694" w:firstLine="246"/>
        <w:rPr>
          <w:rFonts w:ascii="Tahoma" w:hAnsi="Tahoma"/>
          <w:szCs w:val="21"/>
        </w:rPr>
      </w:pPr>
      <w:r>
        <w:rPr>
          <w:rFonts w:ascii="Tahoma" w:hAnsi="Tahoma" w:hint="eastAsia"/>
          <w:szCs w:val="21"/>
        </w:rPr>
        <w:t>No</w:t>
      </w:r>
      <w:r w:rsidR="000D09ED" w:rsidRPr="006A530E">
        <w:rPr>
          <w:rFonts w:ascii="Tahoma" w:hAnsi="Tahoma" w:hint="eastAsia"/>
          <w:szCs w:val="21"/>
        </w:rPr>
        <w:t>：</w:t>
      </w:r>
      <w:r w:rsidR="000D09ED" w:rsidRPr="006A530E">
        <w:rPr>
          <w:rFonts w:ascii="Tahoma" w:hAnsi="Tahoma" w:hint="eastAsia"/>
          <w:szCs w:val="21"/>
        </w:rPr>
        <w:t>CN/6.3/1011016</w:t>
      </w:r>
      <w:r w:rsidR="002D0977">
        <w:rPr>
          <w:rFonts w:ascii="Tahoma" w:hAnsi="Tahoma" w:hint="eastAsia"/>
          <w:szCs w:val="21"/>
        </w:rPr>
        <w:tab/>
      </w:r>
      <w:r>
        <w:rPr>
          <w:rFonts w:ascii="Tahoma" w:hAnsi="Tahoma"/>
          <w:szCs w:val="21"/>
        </w:rPr>
        <w:tab/>
      </w:r>
      <w:r>
        <w:rPr>
          <w:rFonts w:ascii="Tahoma" w:hAnsi="Tahoma"/>
          <w:szCs w:val="21"/>
        </w:rPr>
        <w:tab/>
      </w:r>
      <w:r>
        <w:rPr>
          <w:rFonts w:ascii="Tahoma" w:hAnsi="Tahoma" w:hint="eastAsia"/>
          <w:szCs w:val="21"/>
        </w:rPr>
        <w:t>Issuing authority</w:t>
      </w:r>
      <w:r w:rsidR="000D09ED" w:rsidRPr="006A530E">
        <w:rPr>
          <w:rFonts w:ascii="Tahoma" w:hAnsi="Tahoma" w:hint="eastAsia"/>
          <w:szCs w:val="21"/>
        </w:rPr>
        <w:t>：</w:t>
      </w:r>
      <w:r w:rsidR="000D09ED" w:rsidRPr="006A530E">
        <w:rPr>
          <w:rFonts w:ascii="Tahoma" w:hAnsi="Tahoma" w:hint="eastAsia"/>
          <w:szCs w:val="21"/>
        </w:rPr>
        <w:t>VDA</w:t>
      </w:r>
    </w:p>
    <w:p w14:paraId="03D5DAA2" w14:textId="77F3E2A1" w:rsidR="002D0977" w:rsidRPr="002D0977" w:rsidRDefault="002D0977" w:rsidP="00EF503C">
      <w:pPr>
        <w:pStyle w:val="a8"/>
        <w:ind w:left="2694" w:firstLineChars="0" w:firstLine="0"/>
        <w:rPr>
          <w:rFonts w:ascii="Tahoma" w:hAnsi="Tahoma"/>
          <w:szCs w:val="21"/>
        </w:rPr>
      </w:pPr>
      <w:r>
        <w:rPr>
          <w:rFonts w:ascii="Tahoma" w:hAnsi="Tahoma" w:hint="eastAsia"/>
          <w:szCs w:val="21"/>
        </w:rPr>
        <w:t xml:space="preserve">- </w:t>
      </w:r>
      <w:r w:rsidR="00EF503C">
        <w:rPr>
          <w:rFonts w:ascii="Tahoma" w:hAnsi="Tahoma"/>
          <w:szCs w:val="21"/>
        </w:rPr>
        <w:tab/>
      </w:r>
      <w:r w:rsidR="000D09ED" w:rsidRPr="002D0977">
        <w:rPr>
          <w:rFonts w:ascii="Tahoma" w:hAnsi="Tahoma" w:hint="eastAsia"/>
          <w:szCs w:val="21"/>
        </w:rPr>
        <w:t>Internal Process Auditor</w:t>
      </w:r>
      <w:r>
        <w:rPr>
          <w:rFonts w:ascii="Tahoma" w:hAnsi="Tahoma" w:hint="eastAsia"/>
          <w:szCs w:val="21"/>
        </w:rPr>
        <w:tab/>
      </w:r>
      <w:r>
        <w:rPr>
          <w:rFonts w:ascii="Tahoma" w:hAnsi="Tahoma" w:hint="eastAsia"/>
          <w:szCs w:val="21"/>
        </w:rPr>
        <w:tab/>
      </w:r>
      <w:r w:rsidR="00425BAD">
        <w:rPr>
          <w:rFonts w:ascii="Tahoma" w:hAnsi="Tahoma" w:hint="eastAsia"/>
          <w:szCs w:val="21"/>
        </w:rPr>
        <w:t>Date</w:t>
      </w:r>
      <w:r w:rsidR="000D09ED" w:rsidRPr="002D0977">
        <w:rPr>
          <w:rFonts w:ascii="Tahoma" w:hAnsi="Tahoma" w:hint="eastAsia"/>
          <w:szCs w:val="21"/>
        </w:rPr>
        <w:t>：</w:t>
      </w:r>
      <w:r w:rsidRPr="002D0977">
        <w:rPr>
          <w:rFonts w:ascii="Tahoma" w:hAnsi="Tahoma" w:hint="eastAsia"/>
          <w:szCs w:val="21"/>
        </w:rPr>
        <w:t>2006,8,13 Shanghai</w:t>
      </w:r>
    </w:p>
    <w:p w14:paraId="35615ECC" w14:textId="69F683D1" w:rsidR="000D09ED" w:rsidRPr="002D0977" w:rsidRDefault="00425BAD" w:rsidP="002D0977">
      <w:pPr>
        <w:pStyle w:val="a8"/>
        <w:ind w:left="5880" w:firstLineChars="0" w:firstLine="0"/>
        <w:rPr>
          <w:rFonts w:ascii="Tahoma" w:hAnsi="Tahoma"/>
          <w:szCs w:val="21"/>
        </w:rPr>
      </w:pPr>
      <w:r>
        <w:rPr>
          <w:rFonts w:ascii="Tahoma" w:hAnsi="Tahoma" w:hint="eastAsia"/>
          <w:szCs w:val="21"/>
        </w:rPr>
        <w:t>Issuing authority</w:t>
      </w:r>
      <w:r w:rsidR="000D09ED" w:rsidRPr="002D0977">
        <w:rPr>
          <w:rFonts w:ascii="Tahoma" w:hAnsi="Tahoma" w:hint="eastAsia"/>
          <w:szCs w:val="21"/>
        </w:rPr>
        <w:t>：</w:t>
      </w:r>
      <w:del w:id="103" w:author="Wang, Octavia" w:date="2017-10-24T10:21:00Z">
        <w:r w:rsidR="000D09ED" w:rsidRPr="002D0977" w:rsidDel="0090783E">
          <w:rPr>
            <w:rFonts w:ascii="Tahoma" w:hAnsi="Tahoma" w:hint="eastAsia"/>
            <w:szCs w:val="21"/>
          </w:rPr>
          <w:delText>TUV</w:delText>
        </w:r>
      </w:del>
      <w:ins w:id="104" w:author="Wang, Octavia" w:date="2017-10-24T10:21:00Z">
        <w:r w:rsidR="0090783E" w:rsidRPr="002D0977">
          <w:rPr>
            <w:rFonts w:ascii="Tahoma" w:hAnsi="Tahoma" w:hint="eastAsia"/>
            <w:szCs w:val="21"/>
          </w:rPr>
          <w:t>T</w:t>
        </w:r>
        <w:r w:rsidR="0090783E">
          <w:rPr>
            <w:rFonts w:ascii="Tahoma" w:hAnsi="Tahoma" w:hint="eastAsia"/>
            <w:szCs w:val="21"/>
          </w:rPr>
          <w:t>Ü</w:t>
        </w:r>
        <w:r w:rsidR="0090783E" w:rsidRPr="002D0977">
          <w:rPr>
            <w:rFonts w:ascii="Tahoma" w:hAnsi="Tahoma" w:hint="eastAsia"/>
            <w:szCs w:val="21"/>
          </w:rPr>
          <w:t>V</w:t>
        </w:r>
      </w:ins>
    </w:p>
    <w:p w14:paraId="3A141587" w14:textId="1AE6AE3B" w:rsidR="00F32562" w:rsidRDefault="00425BAD">
      <w:r>
        <w:rPr>
          <w:rFonts w:hint="eastAsia"/>
        </w:rPr>
        <w:t>PC ability</w:t>
      </w:r>
      <w:r>
        <w:rPr>
          <w:rFonts w:hint="eastAsia"/>
        </w:rPr>
        <w:tab/>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t>MS-Office, SAP, ERP</w:t>
      </w:r>
    </w:p>
    <w:p w14:paraId="4E3231FE" w14:textId="2476C959" w:rsidR="00F32562" w:rsidRDefault="00425BAD">
      <w:r>
        <w:rPr>
          <w:rFonts w:hint="eastAsia"/>
        </w:rPr>
        <w:t>Driving license</w:t>
      </w:r>
      <w:r>
        <w:rPr>
          <w:rFonts w:hint="eastAsia"/>
        </w:rPr>
        <w:tab/>
      </w:r>
      <w:r>
        <w:rPr>
          <w:rFonts w:hint="eastAsia"/>
        </w:rPr>
        <w:tab/>
      </w:r>
      <w:r>
        <w:rPr>
          <w:rFonts w:hint="eastAsia"/>
        </w:rPr>
        <w:tab/>
      </w:r>
      <w:r>
        <w:rPr>
          <w:rFonts w:hint="eastAsia"/>
        </w:rPr>
        <w:tab/>
      </w:r>
      <w:r>
        <w:rPr>
          <w:rFonts w:hint="eastAsia"/>
        </w:rPr>
        <w:tab/>
      </w:r>
      <w:r w:rsidR="00F32562">
        <w:rPr>
          <w:rFonts w:hint="eastAsia"/>
        </w:rPr>
        <w:t>C1</w:t>
      </w:r>
    </w:p>
    <w:tbl>
      <w:tblPr>
        <w:tblW w:w="0" w:type="auto"/>
        <w:tblInd w:w="123" w:type="dxa"/>
        <w:tblLook w:val="0000" w:firstRow="0" w:lastRow="0" w:firstColumn="0" w:lastColumn="0" w:noHBand="0" w:noVBand="0"/>
      </w:tblPr>
      <w:tblGrid>
        <w:gridCol w:w="2896"/>
        <w:gridCol w:w="6239"/>
      </w:tblGrid>
      <w:tr w:rsidR="00FD1EC4" w14:paraId="3519541D" w14:textId="77777777" w:rsidTr="00163060">
        <w:tc>
          <w:tcPr>
            <w:tcW w:w="2896" w:type="dxa"/>
          </w:tcPr>
          <w:p w14:paraId="5F35DAD1" w14:textId="77777777" w:rsidR="00FD1EC4" w:rsidRDefault="00FD1EC4" w:rsidP="00163060"/>
        </w:tc>
        <w:tc>
          <w:tcPr>
            <w:tcW w:w="6239" w:type="dxa"/>
          </w:tcPr>
          <w:p w14:paraId="301873A5" w14:textId="77777777" w:rsidR="00FD1EC4" w:rsidRDefault="00FD1EC4" w:rsidP="00163060">
            <w:pPr>
              <w:ind w:left="15"/>
            </w:pPr>
          </w:p>
        </w:tc>
      </w:tr>
      <w:tr w:rsidR="00FD1EC4" w14:paraId="3BE85F76" w14:textId="77777777" w:rsidTr="00163060">
        <w:tc>
          <w:tcPr>
            <w:tcW w:w="2896" w:type="dxa"/>
          </w:tcPr>
          <w:p w14:paraId="27BCA7D7" w14:textId="27A79E6F" w:rsidR="00FD1EC4" w:rsidRDefault="00FD1EC4" w:rsidP="00163060"/>
        </w:tc>
        <w:tc>
          <w:tcPr>
            <w:tcW w:w="6239" w:type="dxa"/>
          </w:tcPr>
          <w:p w14:paraId="0B7FABA4" w14:textId="7007B489" w:rsidR="00FD1EC4" w:rsidRDefault="00FD1EC4" w:rsidP="00163060">
            <w:pPr>
              <w:ind w:left="15"/>
            </w:pPr>
          </w:p>
        </w:tc>
      </w:tr>
    </w:tbl>
    <w:p w14:paraId="6D19C128" w14:textId="77777777" w:rsidR="009422B5" w:rsidRPr="009422B5" w:rsidRDefault="009422B5"/>
    <w:sectPr w:rsidR="009422B5" w:rsidRPr="009422B5" w:rsidSect="009F4833">
      <w:headerReference w:type="default" r:id="rId9"/>
      <w:footerReference w:type="even" r:id="rId10"/>
      <w:footerReference w:type="default" r:id="rId11"/>
      <w:pgSz w:w="11906" w:h="16838"/>
      <w:pgMar w:top="1440" w:right="1134"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455255" w14:textId="77777777" w:rsidR="00C83F16" w:rsidRDefault="00C83F16">
      <w:r>
        <w:separator/>
      </w:r>
    </w:p>
  </w:endnote>
  <w:endnote w:type="continuationSeparator" w:id="0">
    <w:p w14:paraId="7C4A5205" w14:textId="77777777" w:rsidR="00C83F16" w:rsidRDefault="00C83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iti SC Light">
    <w:panose1 w:val="02000000000000000000"/>
    <w:charset w:val="80"/>
    <w:family w:val="auto"/>
    <w:pitch w:val="variable"/>
    <w:sig w:usb0="8000002F" w:usb1="0807004A" w:usb2="00000010" w:usb3="00000000" w:csb0="003E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EEF345" w14:textId="77777777"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667A87DF" w14:textId="77777777" w:rsidR="005A1DF5" w:rsidRDefault="005A1DF5" w:rsidP="00F27019">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79666" w14:textId="6D9DB434"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BE6E35">
      <w:rPr>
        <w:rStyle w:val="a9"/>
        <w:noProof/>
      </w:rPr>
      <w:t>1</w:t>
    </w:r>
    <w:r>
      <w:rPr>
        <w:rStyle w:val="a9"/>
      </w:rPr>
      <w:fldChar w:fldCharType="end"/>
    </w:r>
  </w:p>
  <w:p w14:paraId="1F728DD3" w14:textId="77777777" w:rsidR="005A1DF5" w:rsidRDefault="005A1DF5" w:rsidP="00F27019">
    <w:pPr>
      <w:pStyle w:val="a4"/>
      <w:ind w:right="360"/>
      <w:jc w:val="center"/>
      <w:rPr>
        <w:rStyle w:val="a9"/>
      </w:rPr>
    </w:pPr>
  </w:p>
  <w:p w14:paraId="08B78CEE" w14:textId="77777777" w:rsidR="005A1DF5" w:rsidRDefault="005A1DF5" w:rsidP="0003554B">
    <w:pPr>
      <w:pStyle w:val="a4"/>
      <w:jc w:val="center"/>
      <w:rPr>
        <w:rStyle w:val="a9"/>
      </w:rPr>
    </w:pPr>
  </w:p>
  <w:p w14:paraId="47293ECA" w14:textId="7A9D94A6" w:rsidR="005A1DF5" w:rsidRDefault="005A1DF5" w:rsidP="0003554B">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D41405" w14:textId="77777777" w:rsidR="00C83F16" w:rsidRDefault="00C83F16">
      <w:r>
        <w:separator/>
      </w:r>
    </w:p>
  </w:footnote>
  <w:footnote w:type="continuationSeparator" w:id="0">
    <w:p w14:paraId="4319DBEF" w14:textId="77777777" w:rsidR="00C83F16" w:rsidRDefault="00C83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6663" w:type="dxa"/>
      <w:tblInd w:w="3936" w:type="dxa"/>
      <w:tblLook w:val="0000" w:firstRow="0" w:lastRow="0" w:firstColumn="0" w:lastColumn="0" w:noHBand="0" w:noVBand="0"/>
    </w:tblPr>
    <w:tblGrid>
      <w:gridCol w:w="1843"/>
      <w:gridCol w:w="4820"/>
    </w:tblGrid>
    <w:tr w:rsidR="005A1DF5" w14:paraId="2EC55D26" w14:textId="77777777" w:rsidTr="008F166C">
      <w:tc>
        <w:tcPr>
          <w:tcW w:w="1843" w:type="dxa"/>
          <w:vAlign w:val="center"/>
        </w:tcPr>
        <w:p w14:paraId="51D1A866" w14:textId="5C2738F6" w:rsidR="005A1DF5" w:rsidRDefault="005A1DF5" w:rsidP="00713670">
          <w:pPr>
            <w:pStyle w:val="a3"/>
            <w:pBdr>
              <w:bottom w:val="none" w:sz="0" w:space="0" w:color="auto"/>
            </w:pBdr>
            <w:wordWrap w:val="0"/>
            <w:ind w:left="293" w:rightChars="16" w:right="34" w:hangingChars="162" w:hanging="293"/>
            <w:jc w:val="both"/>
            <w:rPr>
              <w:b/>
            </w:rPr>
          </w:pPr>
        </w:p>
      </w:tc>
      <w:tc>
        <w:tcPr>
          <w:tcW w:w="4820" w:type="dxa"/>
        </w:tcPr>
        <w:p w14:paraId="029F27C5" w14:textId="4831A4F0" w:rsidR="005A1DF5" w:rsidRDefault="005A1DF5" w:rsidP="00713670">
          <w:pPr>
            <w:pStyle w:val="a3"/>
            <w:pBdr>
              <w:bottom w:val="none" w:sz="0" w:space="0" w:color="auto"/>
            </w:pBdr>
            <w:tabs>
              <w:tab w:val="clear" w:pos="4153"/>
              <w:tab w:val="center" w:pos="4261"/>
            </w:tabs>
            <w:wordWrap w:val="0"/>
            <w:ind w:left="293" w:rightChars="16" w:right="34" w:hangingChars="162" w:hanging="293"/>
            <w:jc w:val="left"/>
            <w:rPr>
              <w:b/>
            </w:rPr>
          </w:pPr>
        </w:p>
      </w:tc>
    </w:tr>
    <w:tr w:rsidR="005A1DF5" w14:paraId="43476D75" w14:textId="77777777" w:rsidTr="008F166C">
      <w:tc>
        <w:tcPr>
          <w:tcW w:w="1843" w:type="dxa"/>
          <w:vAlign w:val="center"/>
        </w:tcPr>
        <w:p w14:paraId="64935791" w14:textId="1BC8E02A" w:rsidR="005A1DF5" w:rsidRDefault="00FF0CAF" w:rsidP="00713670">
          <w:pPr>
            <w:pStyle w:val="a3"/>
            <w:pBdr>
              <w:bottom w:val="none" w:sz="0" w:space="0" w:color="auto"/>
            </w:pBdr>
            <w:wordWrap w:val="0"/>
            <w:ind w:left="293" w:rightChars="16" w:right="34" w:hangingChars="162" w:hanging="293"/>
            <w:jc w:val="both"/>
            <w:rPr>
              <w:b/>
            </w:rPr>
          </w:pPr>
          <w:r>
            <w:rPr>
              <w:rFonts w:hint="eastAsia"/>
              <w:b/>
            </w:rPr>
            <w:t>Mobile Phone:</w:t>
          </w:r>
        </w:p>
      </w:tc>
      <w:tc>
        <w:tcPr>
          <w:tcW w:w="4820" w:type="dxa"/>
        </w:tcPr>
        <w:p w14:paraId="03934194" w14:textId="713972CA" w:rsidR="005A1DF5" w:rsidRDefault="005A1DF5" w:rsidP="00852721">
          <w:pPr>
            <w:pStyle w:val="a3"/>
            <w:pBdr>
              <w:bottom w:val="none" w:sz="0" w:space="0" w:color="auto"/>
            </w:pBdr>
            <w:wordWrap w:val="0"/>
            <w:ind w:left="292" w:rightChars="16" w:right="34" w:hangingChars="162" w:hanging="292"/>
            <w:jc w:val="left"/>
            <w:rPr>
              <w:b/>
            </w:rPr>
          </w:pPr>
          <w:r>
            <w:rPr>
              <w:rFonts w:hint="eastAsia"/>
            </w:rPr>
            <w:t>+86 137 6105 8893</w:t>
          </w:r>
        </w:p>
      </w:tc>
    </w:tr>
    <w:tr w:rsidR="005A1DF5" w14:paraId="1386F565" w14:textId="77777777" w:rsidTr="008F166C">
      <w:tc>
        <w:tcPr>
          <w:tcW w:w="1843" w:type="dxa"/>
          <w:vAlign w:val="center"/>
        </w:tcPr>
        <w:p w14:paraId="263EFF2B" w14:textId="27258EAA" w:rsidR="005A1DF5" w:rsidRDefault="00FF0CAF" w:rsidP="00713670">
          <w:pPr>
            <w:pStyle w:val="a3"/>
            <w:pBdr>
              <w:bottom w:val="none" w:sz="0" w:space="0" w:color="auto"/>
            </w:pBdr>
            <w:wordWrap w:val="0"/>
            <w:ind w:left="293" w:rightChars="16" w:right="34" w:hangingChars="162" w:hanging="293"/>
            <w:jc w:val="both"/>
            <w:rPr>
              <w:b/>
            </w:rPr>
          </w:pPr>
          <w:r>
            <w:rPr>
              <w:rFonts w:hint="eastAsia"/>
              <w:b/>
            </w:rPr>
            <w:t>E-Mail Address:</w:t>
          </w:r>
        </w:p>
      </w:tc>
      <w:tc>
        <w:tcPr>
          <w:tcW w:w="4820" w:type="dxa"/>
        </w:tcPr>
        <w:p w14:paraId="59CFCA0B" w14:textId="615EA6FE" w:rsidR="005A1DF5" w:rsidRDefault="005A1DF5" w:rsidP="00852721">
          <w:pPr>
            <w:pStyle w:val="a3"/>
            <w:pBdr>
              <w:bottom w:val="none" w:sz="0" w:space="0" w:color="auto"/>
            </w:pBdr>
            <w:wordWrap w:val="0"/>
            <w:ind w:left="292" w:rightChars="16" w:right="34" w:hangingChars="162" w:hanging="292"/>
            <w:jc w:val="left"/>
            <w:rPr>
              <w:b/>
            </w:rPr>
          </w:pPr>
          <w:r w:rsidRPr="00852721">
            <w:t>L</w:t>
          </w:r>
          <w:r w:rsidRPr="00852721">
            <w:rPr>
              <w:rFonts w:hint="eastAsia"/>
            </w:rPr>
            <w:t>ijiajun</w:t>
          </w:r>
          <w:r>
            <w:t>_vwpt@163.com</w:t>
          </w:r>
        </w:p>
      </w:tc>
    </w:tr>
  </w:tbl>
  <w:p w14:paraId="3B80DEA9" w14:textId="77777777" w:rsidR="005A1DF5" w:rsidRDefault="005A1DF5">
    <w:pPr>
      <w:pStyle w:val="a3"/>
      <w:wordWrap w:val="0"/>
      <w:jc w:val="right"/>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B3F96"/>
    <w:multiLevelType w:val="hybridMultilevel"/>
    <w:tmpl w:val="41ACF6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83F0BC8"/>
    <w:multiLevelType w:val="hybridMultilevel"/>
    <w:tmpl w:val="60483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EC342A"/>
    <w:multiLevelType w:val="hybridMultilevel"/>
    <w:tmpl w:val="EB4672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0136DAB"/>
    <w:multiLevelType w:val="hybridMultilevel"/>
    <w:tmpl w:val="2BA83C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1FD1709"/>
    <w:multiLevelType w:val="hybridMultilevel"/>
    <w:tmpl w:val="00000000"/>
    <w:lvl w:ilvl="0" w:tplc="DEA293C8">
      <w:start w:val="1"/>
      <w:numFmt w:val="bullet"/>
      <w:lvlRestart w:val="0"/>
      <w:lvlText w:val=""/>
      <w:lvlJc w:val="left"/>
      <w:pPr>
        <w:tabs>
          <w:tab w:val="num" w:pos="420"/>
        </w:tabs>
        <w:ind w:left="420" w:hanging="420"/>
      </w:pPr>
      <w:rPr>
        <w:rFonts w:ascii="Wingdings" w:hAnsi="Wingdings" w:hint="default"/>
      </w:rPr>
    </w:lvl>
    <w:lvl w:ilvl="1" w:tplc="04A800DE">
      <w:start w:val="1"/>
      <w:numFmt w:val="bullet"/>
      <w:lvlRestart w:val="0"/>
      <w:lvlText w:val=""/>
      <w:lvlJc w:val="left"/>
      <w:pPr>
        <w:tabs>
          <w:tab w:val="num" w:pos="840"/>
        </w:tabs>
        <w:ind w:left="840" w:hanging="420"/>
      </w:pPr>
      <w:rPr>
        <w:rFonts w:ascii="Wingdings" w:hAnsi="Wingdings" w:hint="default"/>
      </w:rPr>
    </w:lvl>
    <w:lvl w:ilvl="2" w:tplc="C15C7366">
      <w:start w:val="1"/>
      <w:numFmt w:val="bullet"/>
      <w:lvlRestart w:val="0"/>
      <w:lvlText w:val=""/>
      <w:lvlJc w:val="left"/>
      <w:pPr>
        <w:tabs>
          <w:tab w:val="num" w:pos="1260"/>
        </w:tabs>
        <w:ind w:left="1260" w:hanging="420"/>
      </w:pPr>
      <w:rPr>
        <w:rFonts w:ascii="Wingdings" w:hAnsi="Wingdings" w:hint="default"/>
      </w:rPr>
    </w:lvl>
    <w:lvl w:ilvl="3" w:tplc="7C10E9B6">
      <w:start w:val="1"/>
      <w:numFmt w:val="bullet"/>
      <w:lvlRestart w:val="0"/>
      <w:lvlText w:val=""/>
      <w:lvlJc w:val="left"/>
      <w:pPr>
        <w:tabs>
          <w:tab w:val="num" w:pos="1680"/>
        </w:tabs>
        <w:ind w:left="1680" w:hanging="420"/>
      </w:pPr>
      <w:rPr>
        <w:rFonts w:ascii="Wingdings" w:hAnsi="Wingdings" w:hint="default"/>
      </w:rPr>
    </w:lvl>
    <w:lvl w:ilvl="4" w:tplc="6F14F40C">
      <w:start w:val="1"/>
      <w:numFmt w:val="bullet"/>
      <w:lvlRestart w:val="0"/>
      <w:lvlText w:val=""/>
      <w:lvlJc w:val="left"/>
      <w:pPr>
        <w:tabs>
          <w:tab w:val="num" w:pos="2100"/>
        </w:tabs>
        <w:ind w:left="2100" w:hanging="420"/>
      </w:pPr>
      <w:rPr>
        <w:rFonts w:ascii="Wingdings" w:hAnsi="Wingdings" w:hint="default"/>
      </w:rPr>
    </w:lvl>
    <w:lvl w:ilvl="5" w:tplc="39DE4EB2">
      <w:start w:val="1"/>
      <w:numFmt w:val="bullet"/>
      <w:lvlRestart w:val="0"/>
      <w:lvlText w:val=""/>
      <w:lvlJc w:val="left"/>
      <w:pPr>
        <w:tabs>
          <w:tab w:val="num" w:pos="2520"/>
        </w:tabs>
        <w:ind w:left="2520" w:hanging="420"/>
      </w:pPr>
      <w:rPr>
        <w:rFonts w:ascii="Wingdings" w:hAnsi="Wingdings" w:hint="default"/>
      </w:rPr>
    </w:lvl>
    <w:lvl w:ilvl="6" w:tplc="829C334A">
      <w:start w:val="1"/>
      <w:numFmt w:val="bullet"/>
      <w:lvlRestart w:val="0"/>
      <w:lvlText w:val=""/>
      <w:lvlJc w:val="left"/>
      <w:pPr>
        <w:tabs>
          <w:tab w:val="num" w:pos="2940"/>
        </w:tabs>
        <w:ind w:left="2940" w:hanging="420"/>
      </w:pPr>
      <w:rPr>
        <w:rFonts w:ascii="Wingdings" w:hAnsi="Wingdings" w:hint="default"/>
      </w:rPr>
    </w:lvl>
    <w:lvl w:ilvl="7" w:tplc="1A188C5C">
      <w:start w:val="1"/>
      <w:numFmt w:val="bullet"/>
      <w:lvlRestart w:val="0"/>
      <w:lvlText w:val=""/>
      <w:lvlJc w:val="left"/>
      <w:pPr>
        <w:tabs>
          <w:tab w:val="num" w:pos="3360"/>
        </w:tabs>
        <w:ind w:left="3360" w:hanging="420"/>
      </w:pPr>
      <w:rPr>
        <w:rFonts w:ascii="Wingdings" w:hAnsi="Wingdings" w:hint="default"/>
      </w:rPr>
    </w:lvl>
    <w:lvl w:ilvl="8" w:tplc="3816F762">
      <w:start w:val="1"/>
      <w:numFmt w:val="bullet"/>
      <w:lvlRestart w:val="0"/>
      <w:lvlText w:val=""/>
      <w:lvlJc w:val="left"/>
      <w:pPr>
        <w:tabs>
          <w:tab w:val="num" w:pos="3780"/>
        </w:tabs>
        <w:ind w:left="3780" w:hanging="420"/>
      </w:pPr>
      <w:rPr>
        <w:rFonts w:ascii="Wingdings" w:hAnsi="Wingdings" w:hint="default"/>
      </w:rPr>
    </w:lvl>
  </w:abstractNum>
  <w:abstractNum w:abstractNumId="5" w15:restartNumberingAfterBreak="0">
    <w:nsid w:val="2C085ECE"/>
    <w:multiLevelType w:val="hybridMultilevel"/>
    <w:tmpl w:val="1DF48248"/>
    <w:lvl w:ilvl="0" w:tplc="0409000B">
      <w:start w:val="1"/>
      <w:numFmt w:val="bullet"/>
      <w:lvlText w:val=""/>
      <w:lvlJc w:val="left"/>
      <w:pPr>
        <w:ind w:left="892" w:hanging="480"/>
      </w:pPr>
      <w:rPr>
        <w:rFonts w:ascii="Wingdings" w:hAnsi="Wingdings" w:hint="default"/>
      </w:rPr>
    </w:lvl>
    <w:lvl w:ilvl="1" w:tplc="04090003" w:tentative="1">
      <w:start w:val="1"/>
      <w:numFmt w:val="bullet"/>
      <w:lvlText w:val=""/>
      <w:lvlJc w:val="left"/>
      <w:pPr>
        <w:ind w:left="1372" w:hanging="480"/>
      </w:pPr>
      <w:rPr>
        <w:rFonts w:ascii="Wingdings" w:hAnsi="Wingdings" w:hint="default"/>
      </w:rPr>
    </w:lvl>
    <w:lvl w:ilvl="2" w:tplc="04090005" w:tentative="1">
      <w:start w:val="1"/>
      <w:numFmt w:val="bullet"/>
      <w:lvlText w:val=""/>
      <w:lvlJc w:val="left"/>
      <w:pPr>
        <w:ind w:left="1852" w:hanging="480"/>
      </w:pPr>
      <w:rPr>
        <w:rFonts w:ascii="Wingdings" w:hAnsi="Wingdings" w:hint="default"/>
      </w:rPr>
    </w:lvl>
    <w:lvl w:ilvl="3" w:tplc="04090001" w:tentative="1">
      <w:start w:val="1"/>
      <w:numFmt w:val="bullet"/>
      <w:lvlText w:val=""/>
      <w:lvlJc w:val="left"/>
      <w:pPr>
        <w:ind w:left="2332" w:hanging="480"/>
      </w:pPr>
      <w:rPr>
        <w:rFonts w:ascii="Wingdings" w:hAnsi="Wingdings" w:hint="default"/>
      </w:rPr>
    </w:lvl>
    <w:lvl w:ilvl="4" w:tplc="04090003" w:tentative="1">
      <w:start w:val="1"/>
      <w:numFmt w:val="bullet"/>
      <w:lvlText w:val=""/>
      <w:lvlJc w:val="left"/>
      <w:pPr>
        <w:ind w:left="2812" w:hanging="480"/>
      </w:pPr>
      <w:rPr>
        <w:rFonts w:ascii="Wingdings" w:hAnsi="Wingdings" w:hint="default"/>
      </w:rPr>
    </w:lvl>
    <w:lvl w:ilvl="5" w:tplc="04090005" w:tentative="1">
      <w:start w:val="1"/>
      <w:numFmt w:val="bullet"/>
      <w:lvlText w:val=""/>
      <w:lvlJc w:val="left"/>
      <w:pPr>
        <w:ind w:left="3292" w:hanging="480"/>
      </w:pPr>
      <w:rPr>
        <w:rFonts w:ascii="Wingdings" w:hAnsi="Wingdings" w:hint="default"/>
      </w:rPr>
    </w:lvl>
    <w:lvl w:ilvl="6" w:tplc="04090001" w:tentative="1">
      <w:start w:val="1"/>
      <w:numFmt w:val="bullet"/>
      <w:lvlText w:val=""/>
      <w:lvlJc w:val="left"/>
      <w:pPr>
        <w:ind w:left="3772" w:hanging="480"/>
      </w:pPr>
      <w:rPr>
        <w:rFonts w:ascii="Wingdings" w:hAnsi="Wingdings" w:hint="default"/>
      </w:rPr>
    </w:lvl>
    <w:lvl w:ilvl="7" w:tplc="04090003" w:tentative="1">
      <w:start w:val="1"/>
      <w:numFmt w:val="bullet"/>
      <w:lvlText w:val=""/>
      <w:lvlJc w:val="left"/>
      <w:pPr>
        <w:ind w:left="4252" w:hanging="480"/>
      </w:pPr>
      <w:rPr>
        <w:rFonts w:ascii="Wingdings" w:hAnsi="Wingdings" w:hint="default"/>
      </w:rPr>
    </w:lvl>
    <w:lvl w:ilvl="8" w:tplc="04090005" w:tentative="1">
      <w:start w:val="1"/>
      <w:numFmt w:val="bullet"/>
      <w:lvlText w:val=""/>
      <w:lvlJc w:val="left"/>
      <w:pPr>
        <w:ind w:left="4732" w:hanging="480"/>
      </w:pPr>
      <w:rPr>
        <w:rFonts w:ascii="Wingdings" w:hAnsi="Wingdings" w:hint="default"/>
      </w:rPr>
    </w:lvl>
  </w:abstractNum>
  <w:abstractNum w:abstractNumId="6" w15:restartNumberingAfterBreak="0">
    <w:nsid w:val="35E43C35"/>
    <w:multiLevelType w:val="hybridMultilevel"/>
    <w:tmpl w:val="FA483E92"/>
    <w:lvl w:ilvl="0" w:tplc="4C54CA1A">
      <w:start w:val="2016"/>
      <w:numFmt w:val="bullet"/>
      <w:lvlText w:val="-"/>
      <w:lvlJc w:val="left"/>
      <w:pPr>
        <w:ind w:left="960" w:hanging="480"/>
      </w:pPr>
      <w:rPr>
        <w:rFonts w:ascii="Calibri" w:eastAsia="宋体" w:hAnsi="Calibri" w:cs="Arial"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4C54CA1A">
      <w:start w:val="2016"/>
      <w:numFmt w:val="bullet"/>
      <w:lvlText w:val="-"/>
      <w:lvlJc w:val="left"/>
      <w:pPr>
        <w:ind w:left="2880" w:hanging="480"/>
      </w:pPr>
      <w:rPr>
        <w:rFonts w:ascii="Calibri" w:eastAsia="宋体" w:hAnsi="Calibri" w:cs="Arial" w:hint="default"/>
      </w:rPr>
    </w:lvl>
    <w:lvl w:ilvl="5" w:tplc="04090005">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484C5A61"/>
    <w:multiLevelType w:val="hybridMultilevel"/>
    <w:tmpl w:val="E8268D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49CB4408"/>
    <w:multiLevelType w:val="hybridMultilevel"/>
    <w:tmpl w:val="488A4D26"/>
    <w:lvl w:ilvl="0" w:tplc="E45085EC">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9" w15:restartNumberingAfterBreak="0">
    <w:nsid w:val="6AF3401B"/>
    <w:multiLevelType w:val="hybridMultilevel"/>
    <w:tmpl w:val="26620384"/>
    <w:lvl w:ilvl="0" w:tplc="B9FA2B78">
      <w:start w:val="1"/>
      <w:numFmt w:val="decimal"/>
      <w:lvlText w:val="%1）"/>
      <w:lvlJc w:val="left"/>
      <w:pPr>
        <w:ind w:left="1320" w:hanging="360"/>
      </w:pPr>
      <w:rPr>
        <w:rFonts w:hint="eastAsia"/>
      </w:rPr>
    </w:lvl>
    <w:lvl w:ilvl="1" w:tplc="04090019" w:tentative="1">
      <w:start w:val="1"/>
      <w:numFmt w:val="low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lowerLetter"/>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lowerLetter"/>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79EF17E1"/>
    <w:multiLevelType w:val="hybridMultilevel"/>
    <w:tmpl w:val="A48AB0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4"/>
  </w:num>
  <w:num w:numId="2">
    <w:abstractNumId w:val="3"/>
  </w:num>
  <w:num w:numId="3">
    <w:abstractNumId w:val="10"/>
  </w:num>
  <w:num w:numId="4">
    <w:abstractNumId w:val="5"/>
  </w:num>
  <w:num w:numId="5">
    <w:abstractNumId w:val="2"/>
  </w:num>
  <w:num w:numId="6">
    <w:abstractNumId w:val="6"/>
  </w:num>
  <w:num w:numId="7">
    <w:abstractNumId w:val="1"/>
  </w:num>
  <w:num w:numId="8">
    <w:abstractNumId w:val="0"/>
  </w:num>
  <w:num w:numId="9">
    <w:abstractNumId w:val="9"/>
  </w:num>
  <w:num w:numId="10">
    <w:abstractNumId w:val="7"/>
  </w:num>
  <w:num w:numId="1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rosoft Office 用户">
    <w15:presenceInfo w15:providerId="None" w15:userId="Microsoft Office 用户"/>
  </w15:person>
  <w15:person w15:author="Wang, Octavia">
    <w15:presenceInfo w15:providerId="AD" w15:userId="S-1-5-21-1727989346-3905586280-131825178-3505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doNotDisplayPageBoundaries/>
  <w:bordersDoNotSurroundHeader/>
  <w:bordersDoNotSurroundFooter/>
  <w:proofState w:spelling="clean"/>
  <w:trackRevision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AF5"/>
    <w:rsid w:val="000049FC"/>
    <w:rsid w:val="000257B6"/>
    <w:rsid w:val="000306BF"/>
    <w:rsid w:val="00030C9F"/>
    <w:rsid w:val="00033091"/>
    <w:rsid w:val="0003554B"/>
    <w:rsid w:val="00041D8C"/>
    <w:rsid w:val="000675BA"/>
    <w:rsid w:val="0009096F"/>
    <w:rsid w:val="000C1158"/>
    <w:rsid w:val="000D09ED"/>
    <w:rsid w:val="000D18B7"/>
    <w:rsid w:val="000F444F"/>
    <w:rsid w:val="000F5953"/>
    <w:rsid w:val="00116E3E"/>
    <w:rsid w:val="00132CD2"/>
    <w:rsid w:val="0014088B"/>
    <w:rsid w:val="00143F91"/>
    <w:rsid w:val="00144A66"/>
    <w:rsid w:val="00151656"/>
    <w:rsid w:val="00163060"/>
    <w:rsid w:val="00170156"/>
    <w:rsid w:val="00173390"/>
    <w:rsid w:val="001758F2"/>
    <w:rsid w:val="00180CA2"/>
    <w:rsid w:val="00194CEA"/>
    <w:rsid w:val="00194FDF"/>
    <w:rsid w:val="001978A2"/>
    <w:rsid w:val="001B273E"/>
    <w:rsid w:val="001B701D"/>
    <w:rsid w:val="001B7AD9"/>
    <w:rsid w:val="001C64A1"/>
    <w:rsid w:val="001C6995"/>
    <w:rsid w:val="001D0088"/>
    <w:rsid w:val="001D76DE"/>
    <w:rsid w:val="00234E86"/>
    <w:rsid w:val="00250396"/>
    <w:rsid w:val="00257EA1"/>
    <w:rsid w:val="002640A7"/>
    <w:rsid w:val="00266180"/>
    <w:rsid w:val="002761E7"/>
    <w:rsid w:val="002842F5"/>
    <w:rsid w:val="002913D3"/>
    <w:rsid w:val="002B4D89"/>
    <w:rsid w:val="002C14E3"/>
    <w:rsid w:val="002D0977"/>
    <w:rsid w:val="002E0536"/>
    <w:rsid w:val="002E1753"/>
    <w:rsid w:val="002E3FAA"/>
    <w:rsid w:val="00321154"/>
    <w:rsid w:val="00321409"/>
    <w:rsid w:val="00323087"/>
    <w:rsid w:val="0032599C"/>
    <w:rsid w:val="00326A8C"/>
    <w:rsid w:val="00331B50"/>
    <w:rsid w:val="0033419D"/>
    <w:rsid w:val="00345EF1"/>
    <w:rsid w:val="00353FA3"/>
    <w:rsid w:val="00354569"/>
    <w:rsid w:val="00360186"/>
    <w:rsid w:val="00364518"/>
    <w:rsid w:val="00364660"/>
    <w:rsid w:val="00380938"/>
    <w:rsid w:val="003C4B71"/>
    <w:rsid w:val="003C4D91"/>
    <w:rsid w:val="003C69D4"/>
    <w:rsid w:val="003D2041"/>
    <w:rsid w:val="003D5036"/>
    <w:rsid w:val="003E79DE"/>
    <w:rsid w:val="003F2820"/>
    <w:rsid w:val="004019B7"/>
    <w:rsid w:val="00403831"/>
    <w:rsid w:val="00417D15"/>
    <w:rsid w:val="00420AD4"/>
    <w:rsid w:val="00425BAD"/>
    <w:rsid w:val="00426672"/>
    <w:rsid w:val="0042698E"/>
    <w:rsid w:val="00453BE0"/>
    <w:rsid w:val="00471956"/>
    <w:rsid w:val="0048460D"/>
    <w:rsid w:val="00494319"/>
    <w:rsid w:val="004A1FBF"/>
    <w:rsid w:val="004A4BFC"/>
    <w:rsid w:val="004B2B91"/>
    <w:rsid w:val="004C3A0D"/>
    <w:rsid w:val="00503429"/>
    <w:rsid w:val="00503786"/>
    <w:rsid w:val="0051423B"/>
    <w:rsid w:val="00515069"/>
    <w:rsid w:val="00524C11"/>
    <w:rsid w:val="00526B5E"/>
    <w:rsid w:val="005303B2"/>
    <w:rsid w:val="005366C4"/>
    <w:rsid w:val="0056157B"/>
    <w:rsid w:val="00582348"/>
    <w:rsid w:val="005923A5"/>
    <w:rsid w:val="005A1DF5"/>
    <w:rsid w:val="005B57AE"/>
    <w:rsid w:val="005C03B1"/>
    <w:rsid w:val="005D215F"/>
    <w:rsid w:val="005E0AF5"/>
    <w:rsid w:val="005E4EBF"/>
    <w:rsid w:val="005F406C"/>
    <w:rsid w:val="00605738"/>
    <w:rsid w:val="006169BD"/>
    <w:rsid w:val="00616D75"/>
    <w:rsid w:val="00617D47"/>
    <w:rsid w:val="00617F16"/>
    <w:rsid w:val="00620C6A"/>
    <w:rsid w:val="006233EE"/>
    <w:rsid w:val="0062650B"/>
    <w:rsid w:val="00660A73"/>
    <w:rsid w:val="006648B1"/>
    <w:rsid w:val="00665D19"/>
    <w:rsid w:val="00665F80"/>
    <w:rsid w:val="006721CF"/>
    <w:rsid w:val="006C1538"/>
    <w:rsid w:val="006C588A"/>
    <w:rsid w:val="006D0DFC"/>
    <w:rsid w:val="006D5E38"/>
    <w:rsid w:val="006D5F00"/>
    <w:rsid w:val="006F783F"/>
    <w:rsid w:val="00710D8A"/>
    <w:rsid w:val="00713670"/>
    <w:rsid w:val="00734015"/>
    <w:rsid w:val="00746B01"/>
    <w:rsid w:val="00747420"/>
    <w:rsid w:val="00760750"/>
    <w:rsid w:val="00767D6A"/>
    <w:rsid w:val="00770DC0"/>
    <w:rsid w:val="00774363"/>
    <w:rsid w:val="00777A11"/>
    <w:rsid w:val="00777F6A"/>
    <w:rsid w:val="0078733E"/>
    <w:rsid w:val="007925C8"/>
    <w:rsid w:val="007A53EE"/>
    <w:rsid w:val="007B618C"/>
    <w:rsid w:val="007C3E86"/>
    <w:rsid w:val="007C68BD"/>
    <w:rsid w:val="007C6A61"/>
    <w:rsid w:val="007D0C9B"/>
    <w:rsid w:val="007D7962"/>
    <w:rsid w:val="007E1981"/>
    <w:rsid w:val="00801CF3"/>
    <w:rsid w:val="008034F4"/>
    <w:rsid w:val="00812EAA"/>
    <w:rsid w:val="00816D14"/>
    <w:rsid w:val="0083198C"/>
    <w:rsid w:val="008454CB"/>
    <w:rsid w:val="00852721"/>
    <w:rsid w:val="008607F3"/>
    <w:rsid w:val="00864BE1"/>
    <w:rsid w:val="008774AB"/>
    <w:rsid w:val="00886E97"/>
    <w:rsid w:val="00892480"/>
    <w:rsid w:val="008A2BF3"/>
    <w:rsid w:val="008B294E"/>
    <w:rsid w:val="008C094F"/>
    <w:rsid w:val="008D470A"/>
    <w:rsid w:val="008F166C"/>
    <w:rsid w:val="0090783E"/>
    <w:rsid w:val="00914546"/>
    <w:rsid w:val="009158D9"/>
    <w:rsid w:val="00925939"/>
    <w:rsid w:val="0093375C"/>
    <w:rsid w:val="009338F1"/>
    <w:rsid w:val="009422B5"/>
    <w:rsid w:val="009426B8"/>
    <w:rsid w:val="00943649"/>
    <w:rsid w:val="009453EB"/>
    <w:rsid w:val="009612CA"/>
    <w:rsid w:val="00966A6D"/>
    <w:rsid w:val="009721D2"/>
    <w:rsid w:val="00985178"/>
    <w:rsid w:val="009E1524"/>
    <w:rsid w:val="009F058D"/>
    <w:rsid w:val="009F4833"/>
    <w:rsid w:val="009F484C"/>
    <w:rsid w:val="00A0224F"/>
    <w:rsid w:val="00A11CD9"/>
    <w:rsid w:val="00A12B84"/>
    <w:rsid w:val="00A1357A"/>
    <w:rsid w:val="00A274D1"/>
    <w:rsid w:val="00A44416"/>
    <w:rsid w:val="00A60574"/>
    <w:rsid w:val="00A7248C"/>
    <w:rsid w:val="00AA148D"/>
    <w:rsid w:val="00AC1B25"/>
    <w:rsid w:val="00AC2582"/>
    <w:rsid w:val="00AC323D"/>
    <w:rsid w:val="00AC78F3"/>
    <w:rsid w:val="00AD60D4"/>
    <w:rsid w:val="00AD6EAF"/>
    <w:rsid w:val="00AE1193"/>
    <w:rsid w:val="00AF3EE6"/>
    <w:rsid w:val="00AF5F36"/>
    <w:rsid w:val="00B011C4"/>
    <w:rsid w:val="00B05D4D"/>
    <w:rsid w:val="00B2165A"/>
    <w:rsid w:val="00B229CF"/>
    <w:rsid w:val="00B27D79"/>
    <w:rsid w:val="00B30B80"/>
    <w:rsid w:val="00B34C7D"/>
    <w:rsid w:val="00B361CA"/>
    <w:rsid w:val="00B36586"/>
    <w:rsid w:val="00B616BA"/>
    <w:rsid w:val="00B65ED1"/>
    <w:rsid w:val="00B71405"/>
    <w:rsid w:val="00B71B7B"/>
    <w:rsid w:val="00B731D0"/>
    <w:rsid w:val="00B901F6"/>
    <w:rsid w:val="00BA092B"/>
    <w:rsid w:val="00BB34A2"/>
    <w:rsid w:val="00BB41A0"/>
    <w:rsid w:val="00BC045C"/>
    <w:rsid w:val="00BC2663"/>
    <w:rsid w:val="00BC6C3B"/>
    <w:rsid w:val="00BD096C"/>
    <w:rsid w:val="00BD3069"/>
    <w:rsid w:val="00BE1E13"/>
    <w:rsid w:val="00BE6E35"/>
    <w:rsid w:val="00C1507F"/>
    <w:rsid w:val="00C21ED9"/>
    <w:rsid w:val="00C23622"/>
    <w:rsid w:val="00C249FE"/>
    <w:rsid w:val="00C32E5D"/>
    <w:rsid w:val="00C370C2"/>
    <w:rsid w:val="00C44873"/>
    <w:rsid w:val="00C55AE7"/>
    <w:rsid w:val="00C65150"/>
    <w:rsid w:val="00C67AE4"/>
    <w:rsid w:val="00C71214"/>
    <w:rsid w:val="00C83F16"/>
    <w:rsid w:val="00C93390"/>
    <w:rsid w:val="00CA1F12"/>
    <w:rsid w:val="00CA3F77"/>
    <w:rsid w:val="00CB0393"/>
    <w:rsid w:val="00CB6884"/>
    <w:rsid w:val="00CB7775"/>
    <w:rsid w:val="00CC0CB0"/>
    <w:rsid w:val="00CD12BD"/>
    <w:rsid w:val="00CD7BEB"/>
    <w:rsid w:val="00CE17DC"/>
    <w:rsid w:val="00CE53EC"/>
    <w:rsid w:val="00CE7F60"/>
    <w:rsid w:val="00D025F6"/>
    <w:rsid w:val="00D05762"/>
    <w:rsid w:val="00D15250"/>
    <w:rsid w:val="00D2464E"/>
    <w:rsid w:val="00D40BFE"/>
    <w:rsid w:val="00D418A2"/>
    <w:rsid w:val="00D4267C"/>
    <w:rsid w:val="00D52E97"/>
    <w:rsid w:val="00D72470"/>
    <w:rsid w:val="00D8317C"/>
    <w:rsid w:val="00D86400"/>
    <w:rsid w:val="00D93F04"/>
    <w:rsid w:val="00DB5B45"/>
    <w:rsid w:val="00DB76E6"/>
    <w:rsid w:val="00DE0EA5"/>
    <w:rsid w:val="00DE6C1F"/>
    <w:rsid w:val="00DE740C"/>
    <w:rsid w:val="00DF61F6"/>
    <w:rsid w:val="00E12348"/>
    <w:rsid w:val="00E16DF5"/>
    <w:rsid w:val="00E20EA8"/>
    <w:rsid w:val="00E24D6C"/>
    <w:rsid w:val="00E320C2"/>
    <w:rsid w:val="00E33483"/>
    <w:rsid w:val="00E52881"/>
    <w:rsid w:val="00E5624A"/>
    <w:rsid w:val="00E74C04"/>
    <w:rsid w:val="00E802EA"/>
    <w:rsid w:val="00E81005"/>
    <w:rsid w:val="00E8652B"/>
    <w:rsid w:val="00E965D2"/>
    <w:rsid w:val="00EB4C66"/>
    <w:rsid w:val="00EC12D1"/>
    <w:rsid w:val="00EC4CF0"/>
    <w:rsid w:val="00ED126C"/>
    <w:rsid w:val="00ED1734"/>
    <w:rsid w:val="00EF503C"/>
    <w:rsid w:val="00F053E8"/>
    <w:rsid w:val="00F15B7B"/>
    <w:rsid w:val="00F1773C"/>
    <w:rsid w:val="00F27019"/>
    <w:rsid w:val="00F270BD"/>
    <w:rsid w:val="00F30CBB"/>
    <w:rsid w:val="00F32562"/>
    <w:rsid w:val="00F40B47"/>
    <w:rsid w:val="00F40E40"/>
    <w:rsid w:val="00F43BEE"/>
    <w:rsid w:val="00F55B5C"/>
    <w:rsid w:val="00F87B71"/>
    <w:rsid w:val="00FA111D"/>
    <w:rsid w:val="00FA52E7"/>
    <w:rsid w:val="00FB3BE6"/>
    <w:rsid w:val="00FC41BE"/>
    <w:rsid w:val="00FD1EC4"/>
    <w:rsid w:val="00FE16B5"/>
    <w:rsid w:val="00FF0CAF"/>
    <w:rsid w:val="00FF394B"/>
    <w:rsid w:val="00FF5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A66B4"/>
  <w15:docId w15:val="{3AFF9E2B-1E3C-4EBE-B1BF-B4A7775A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pPr>
      <w:widowControl w:val="0"/>
      <w:jc w:val="both"/>
    </w:pPr>
    <w:rPr>
      <w:rFonts w:ascii="Calibri" w:hAnsi="Calibri"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paragraph" w:customStyle="1" w:styleId="1">
    <w:name w:val="列出段落1"/>
    <w:basedOn w:val="a"/>
    <w:pPr>
      <w:ind w:firstLineChars="200" w:firstLine="200"/>
    </w:pPr>
  </w:style>
  <w:style w:type="paragraph" w:styleId="a6">
    <w:name w:val="Balloon Text"/>
    <w:basedOn w:val="a"/>
    <w:link w:val="a7"/>
    <w:uiPriority w:val="99"/>
    <w:semiHidden/>
    <w:unhideWhenUsed/>
    <w:rsid w:val="00C55AE7"/>
    <w:rPr>
      <w:rFonts w:ascii="Heiti SC Light" w:eastAsia="Heiti SC Light"/>
      <w:sz w:val="18"/>
      <w:szCs w:val="18"/>
    </w:rPr>
  </w:style>
  <w:style w:type="character" w:customStyle="1" w:styleId="a7">
    <w:name w:val="批注框文本 字符"/>
    <w:basedOn w:val="a0"/>
    <w:link w:val="a6"/>
    <w:uiPriority w:val="99"/>
    <w:semiHidden/>
    <w:rsid w:val="00C55AE7"/>
    <w:rPr>
      <w:rFonts w:ascii="Heiti SC Light" w:eastAsia="Heiti SC Light" w:hAnsi="Calibri" w:cs="Arial"/>
      <w:kern w:val="2"/>
      <w:sz w:val="18"/>
      <w:szCs w:val="18"/>
    </w:rPr>
  </w:style>
  <w:style w:type="paragraph" w:styleId="a8">
    <w:name w:val="List Paragraph"/>
    <w:basedOn w:val="a"/>
    <w:uiPriority w:val="34"/>
    <w:qFormat/>
    <w:rsid w:val="009422B5"/>
    <w:pPr>
      <w:ind w:firstLineChars="200" w:firstLine="420"/>
    </w:pPr>
  </w:style>
  <w:style w:type="character" w:styleId="a9">
    <w:name w:val="page number"/>
    <w:basedOn w:val="a0"/>
    <w:uiPriority w:val="99"/>
    <w:semiHidden/>
    <w:unhideWhenUsed/>
    <w:rsid w:val="0003554B"/>
  </w:style>
  <w:style w:type="table" w:styleId="-1">
    <w:name w:val="Light Shading Accent 1"/>
    <w:basedOn w:val="a1"/>
    <w:uiPriority w:val="60"/>
    <w:rsid w:val="0003554B"/>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339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0CD66-280F-3C42-AE04-768DF6259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3</Pages>
  <Words>1127</Words>
  <Characters>6425</Characters>
  <Application>Microsoft Office Word</Application>
  <DocSecurity>0</DocSecurity>
  <Lines>53</Lines>
  <Paragraphs>15</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Octavia</dc:creator>
  <cp:lastModifiedBy>Microsoft Office User</cp:lastModifiedBy>
  <cp:revision>6</cp:revision>
  <cp:lastPrinted>2017-06-13T11:49:00Z</cp:lastPrinted>
  <dcterms:created xsi:type="dcterms:W3CDTF">2017-08-07T10:43:00Z</dcterms:created>
  <dcterms:modified xsi:type="dcterms:W3CDTF">2021-08-31T17:48:00Z</dcterms:modified>
</cp:coreProperties>
</file>